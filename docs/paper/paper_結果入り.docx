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36D12" w14:textId="77777777" w:rsidR="000653BC" w:rsidRDefault="00000000">
      <w:pPr>
        <w:pStyle w:val="Title"/>
        <w:jc w:val="center"/>
        <w:rPr>
          <w:lang w:eastAsia="ja-JP"/>
        </w:rPr>
      </w:pPr>
      <w:r>
        <w:rPr>
          <w:lang w:eastAsia="ja-JP"/>
        </w:rPr>
        <w:t>論文のひな形（結果入り）</w:t>
      </w:r>
    </w:p>
    <w:p w14:paraId="6BAC339D" w14:textId="77777777" w:rsidR="000653BC" w:rsidRDefault="00000000">
      <w:pPr>
        <w:pStyle w:val="Heading1"/>
      </w:pPr>
      <w:r>
        <w:t>題目</w:t>
      </w:r>
    </w:p>
    <w:p w14:paraId="4844F357" w14:textId="77777777" w:rsidR="000653BC" w:rsidRDefault="00000000">
      <w:pPr>
        <w:pStyle w:val="ListBullet"/>
        <w:rPr>
          <w:lang w:eastAsia="ja-JP"/>
        </w:rPr>
      </w:pPr>
      <w:r>
        <w:rPr>
          <w:lang w:eastAsia="ja-JP"/>
        </w:rPr>
        <w:t>MARLで制御するEV群は本当に調整力市場に参加し続けられるか</w:t>
      </w:r>
    </w:p>
    <w:p w14:paraId="18381A43" w14:textId="77777777" w:rsidR="000653BC" w:rsidRDefault="00000000">
      <w:pPr>
        <w:pStyle w:val="ListBullet"/>
        <w:rPr>
          <w:lang w:eastAsia="ja-JP"/>
        </w:rPr>
      </w:pPr>
      <w:r>
        <w:rPr>
          <w:lang w:eastAsia="ja-JP"/>
        </w:rPr>
        <w:t>市場の判定で見たEV群の調整力供出：入札から分散制御までを通した分析</w:t>
      </w:r>
    </w:p>
    <w:p w14:paraId="3B544505" w14:textId="77777777" w:rsidR="000653BC" w:rsidRDefault="00000000">
      <w:pPr>
        <w:pStyle w:val="Heading1"/>
      </w:pPr>
      <w:r>
        <w:t>要旨</w:t>
      </w:r>
    </w:p>
    <w:p w14:paraId="2AE8B200" w14:textId="77777777" w:rsidR="000653BC" w:rsidRDefault="00000000">
      <w:pPr>
        <w:pStyle w:val="ListBullet"/>
      </w:pPr>
      <w:r>
        <w:rPr>
          <w:lang w:eastAsia="ja-JP"/>
        </w:rPr>
        <w:t xml:space="preserve">問題：EVを動かす権利は各stationにある。プライバシーや計算量、通信遅延的にも、分散制御は多くの魅力がある。そのため、EV群を調整力市場に参加させる際には、marlによる制御が多く提唱されている。それらは高い追従性能を報告しているが、多くはかなり簡略化された状況を想定しており、更に実際の市場の評価を使っているものは少ない。　（or 日本のような、合格型の市場でも合格できるかは分からない。</w:t>
      </w:r>
      <w:r>
        <w:t>）</w:t>
      </w:r>
    </w:p>
    <w:p w14:paraId="3C017408" w14:textId="77777777" w:rsidR="000653BC" w:rsidRDefault="00000000">
      <w:pPr>
        <w:pStyle w:val="ListBullet"/>
        <w:rPr>
          <w:lang w:eastAsia="ja-JP"/>
        </w:rPr>
      </w:pPr>
      <w:r>
        <w:rPr>
          <w:lang w:eastAsia="ja-JP"/>
        </w:rPr>
        <w:t xml:space="preserve">問い： MARLで動かすEV群は、市場に参加し続けられるか。できないなら、難しさはどこにあるか また、どうやったら参加できそうになるか</w:t>
      </w:r>
    </w:p>
    <w:p w14:paraId="1ECD1C11" w14:textId="77777777" w:rsidR="000653BC" w:rsidRDefault="00000000">
      <w:pPr>
        <w:pStyle w:val="ListBullet"/>
        <w:rPr>
          <w:lang w:eastAsia="ja-JP"/>
        </w:rPr>
      </w:pPr>
      <w:r>
        <w:rPr>
          <w:lang w:eastAsia="ja-JP"/>
        </w:rPr>
        <w:t xml:space="preserve">方法：実際の状況の難しさを強調した（再現した）環境（前日に指令は未知、ＥＶも分布は予測は出来るが、実際にいつ来るか、どういうものが来るかは分からず、またユーザの充電需要は必ず満たす必要がある）を使い、先行研究で提唱された方法で制御してみる。（liuのやり方、下記の自分たちのやり方1)　その結果を基に、難しさの原因となった点を分析し、自分たちのやり方を改善し、再度この改善版で性能を評価する。</w:t>
      </w:r>
    </w:p>
    <w:p w14:paraId="3DBA84C1" w14:textId="77777777" w:rsidR="000653BC" w:rsidRDefault="00000000">
      <w:pPr>
        <w:pStyle w:val="ListBullet"/>
        <w:rPr>
          <w:lang w:eastAsia="ja-JP"/>
        </w:rPr>
      </w:pPr>
      <w:r>
        <w:rPr>
          <w:lang w:eastAsia="ja-JP"/>
        </w:rPr>
        <w:t>主な結果</w:t>
      </w:r>
      <w:r>
        <w:rPr>
          <w:rFonts w:hint="eastAsia"/>
          <w:lang w:eastAsia="ja-JP"/>
        </w:rPr>
        <w:t>、もしくは言及したい</w:t>
      </w:r>
      <w:r>
        <w:rPr>
          <w:lang w:eastAsia="ja-JP"/>
        </w:rPr>
        <w:t>インサイト</w:t>
      </w:r>
    </w:p>
    <w:p w14:paraId="3783AC04" w14:textId="77777777" w:rsidR="000653BC" w:rsidRDefault="00B6088B">
      <w:pPr>
        <w:pStyle w:val="ListBullet2"/>
        <w:rPr>
          <w:lang w:eastAsia="ja-JP"/>
        </w:rPr>
      </w:pPr>
      <w:r>
        <w:rPr>
          <w:rFonts w:hint="eastAsia"/>
          <w:lang w:eastAsia="ja-JP"/>
        </w:rPr>
        <w:t>MARLでないものでの結果として、</w:t>
      </w:r>
      <w:r>
        <w:rPr>
          <w:lang w:eastAsia="ja-JP"/>
        </w:rPr>
        <w:t>先行研究の方式は平均誤差率0.18〜0.28%と高い性能を示した。しかし、それでも日本の需給調整市場の達成要求には届かず、</w:t>
      </w:r>
      <w:r>
        <w:rPr>
          <w:rFonts w:hint="eastAsia"/>
          <w:lang w:eastAsia="ja-JP"/>
        </w:rPr>
        <w:t>またEVの充電需要を満足することはできていなく</w:t>
      </w:r>
      <w:r>
        <w:rPr>
          <w:lang w:eastAsia="ja-JP"/>
        </w:rPr>
        <w:t>、十分な性能は得られなかった、</w:t>
      </w:r>
    </w:p>
    <w:p w14:paraId="516AEF5E" w14:textId="77777777" w:rsidR="000653BC" w:rsidRDefault="00000000">
      <w:pPr>
        <w:pStyle w:val="ListBullet2"/>
        <w:rPr>
          <w:lang w:eastAsia="ja-JP"/>
        </w:rPr>
      </w:pPr>
      <w:r>
        <w:rPr>
          <w:lang w:eastAsia="ja-JP"/>
        </w:rPr>
        <w:t xml:space="preserve">やり方1での性能は、指令が完全に既知であれば、***の性能だった。　中央観測を許すと、ルールベースでもEVが完全既知なら、***の性能だった。　EVも指令も完全に既知だと***の性能だった。しかし分散MARLで履行すると、合格率は***%で性能がかなり落ちた。</w:t>
      </w:r>
    </w:p>
    <w:p w14:paraId="0E6DC1CB" w14:textId="77777777" w:rsidR="000653BC" w:rsidRDefault="00000000">
      <w:pPr>
        <w:pStyle w:val="ListBullet2"/>
        <w:rPr>
          <w:lang w:eastAsia="ja-JP"/>
        </w:rPr>
      </w:pPr>
      <w:r>
        <w:rPr>
          <w:lang w:eastAsia="ja-JP"/>
        </w:rPr>
        <w:t>色々条件を変えて制御してみることで、性能が落ちる原因は、主に指令未知、EV未知、制御がリアルタイム、分散実行におけるmaeがあるのに小さい入札が続くため難しい、分散実行でのlocalとの取り合いという5点にあると分析できた。それらに対応し、同時にできるだけ多く入札するため、改善版のシステムを作った。</w:t>
      </w:r>
    </w:p>
    <w:p w14:paraId="23B037A7" w14:textId="77777777" w:rsidR="000653BC" w:rsidRDefault="00000000">
      <w:pPr>
        <w:pStyle w:val="ListBullet2"/>
        <w:rPr>
          <w:lang w:eastAsia="ja-JP"/>
        </w:rPr>
      </w:pPr>
      <w:r>
        <w:rPr>
          <w:lang w:eastAsia="ja-JP"/>
        </w:rPr>
        <w:t>改善版のシステムは、</w:t>
      </w:r>
      <w:r>
        <w:rPr>
          <w:rFonts w:hint="eastAsia"/>
          <w:lang w:eastAsia="ja-JP"/>
        </w:rPr>
        <w:t xml:space="preserve">*****　のような性能だった</w:t>
      </w:r>
      <w:r>
        <w:rPr>
          <w:lang w:eastAsia="ja-JP"/>
        </w:rPr>
        <w:t>。また、デンマークのp90には参加できそうだった。しかし、日本の需給調整市場の要求する精度には届かなかった。</w:t>
      </w:r>
    </w:p>
    <w:p w14:paraId="3A53D045" w14:textId="77777777" w:rsidR="0043256A" w:rsidRDefault="0043256A">
      <w:pPr>
        <w:pStyle w:val="ListBullet2"/>
        <w:rPr>
          <w:lang w:eastAsia="ja-JP"/>
        </w:rPr>
      </w:pPr>
      <w:r>
        <w:rPr>
          <w:rFonts w:hint="eastAsia"/>
          <w:lang w:eastAsia="ja-JP"/>
        </w:rPr>
        <w:t>中央のルールベースでも高い性能を得られるので、もしプライバシーの問題がokで、かつ全員が協力的など、中央制御が可能という前提なら、ルールベースでもいい</w:t>
      </w:r>
    </w:p>
    <w:p w14:paraId="3C69AF4C" w14:textId="77777777" w:rsidR="00D71658" w:rsidRDefault="00D71658" w:rsidP="00D71658">
      <w:pPr>
        <w:pStyle w:val="ListBullet2"/>
        <w:rPr>
          <w:lang w:eastAsia="ja-JP"/>
        </w:rPr>
      </w:pPr>
      <w:r>
        <w:rPr>
          <w:rFonts w:hint="eastAsia"/>
          <w:lang w:eastAsia="ja-JP"/>
        </w:rPr>
        <w:lastRenderedPageBreak/>
        <w:t xml:space="preserve">入札器の作成で工夫した点　１　入札を全部の中から探すと時間がかかりすぎる。　</w:t>
      </w:r>
      <w:r>
        <w:rPr>
          <w:lang w:eastAsia="ja-JP"/>
        </w:rPr>
        <w:t>30分出し続けられる電力（アセスメントI）の上限で入札量を縛る</w:t>
      </w:r>
      <w:r>
        <w:rPr>
          <w:rFonts w:hint="eastAsia"/>
          <w:lang w:eastAsia="ja-JP"/>
        </w:rPr>
        <w:t>。</w:t>
      </w:r>
      <w:r>
        <w:rPr>
          <w:lang w:eastAsia="ja-JP"/>
        </w:rPr>
        <w:t>Bendersの主問題と列生成で確かめる。成り立たない組からはFarkasの切除面を返す</w:t>
      </w:r>
      <w:r>
        <w:rPr>
          <w:rFonts w:hint="eastAsia"/>
          <w:lang w:eastAsia="ja-JP"/>
        </w:rPr>
        <w:t xml:space="preserve">　</w:t>
      </w:r>
      <w:r>
        <w:rPr>
          <w:lang w:eastAsia="ja-JP"/>
        </w:rPr>
        <w:t xml:space="preserve">Bendersの反復のあいだで、前の解に近い解を選ぶ（L1 近接）</w:t>
      </w:r>
      <w:r>
        <w:rPr>
          <w:rFonts w:hint="eastAsia"/>
          <w:lang w:eastAsia="ja-JP"/>
        </w:rPr>
        <w:t xml:space="preserve">などの高速化　２　MARLの誤差を、最低入札量とアセスメント1の余裕に反映する　３基準値の跳ねを抑えるため、</w:t>
      </w:r>
      <w:r>
        <w:rPr>
          <w:lang w:eastAsia="ja-JP"/>
        </w:rPr>
        <w:t>隣り合う参加コマの基準値の差（段差）を、重み0.5で目的関数に加える。初期の集計LPとBendersの主問題の両方に入れる。不参加のコマの前後は数えない</w:t>
      </w:r>
      <w:r>
        <w:rPr>
          <w:rFonts w:hint="eastAsia"/>
          <w:lang w:eastAsia="ja-JP"/>
        </w:rPr>
        <w:t xml:space="preserve">　4 evの充電需要をいったん置いといて指令の追従だけで学習評価させることでMAEだけいったん出して、それ足す余裕　で入札することでいい最低入札量を出す。</w:t>
      </w:r>
    </w:p>
    <w:p w14:paraId="3D76D458" w14:textId="77777777" w:rsidR="00751BDB" w:rsidRDefault="00751BDB" w:rsidP="00751BDB">
      <w:pPr>
        <w:pStyle w:val="ListBullet2"/>
        <w:numPr>
          <w:ilvl w:val="0"/>
          <w:numId w:val="0"/>
        </w:numPr>
        <w:ind w:left="360"/>
        <w:rPr>
          <w:lang w:eastAsia="ja-JP"/>
        </w:rPr>
      </w:pPr>
    </w:p>
    <w:p w14:paraId="12BD16BA" w14:textId="77777777" w:rsidR="00751BDB" w:rsidRDefault="00751BDB" w:rsidP="00751BDB">
      <w:pPr>
        <w:pStyle w:val="ListBullet2"/>
        <w:numPr>
          <w:ilvl w:val="0"/>
          <w:numId w:val="0"/>
        </w:numPr>
        <w:ind w:left="360"/>
        <w:rPr>
          <w:lang w:eastAsia="ja-JP"/>
        </w:rPr>
      </w:pPr>
      <w:r>
        <w:rPr>
          <w:rFonts w:hint="eastAsia"/>
          <w:lang w:eastAsia="ja-JP"/>
        </w:rPr>
        <w:t xml:space="preserve">（追加するかもしれないもの：PJMのREALTIMEの規則でも性能見てみる。ことで、別市場への汎用性が見れる）　</w:t>
      </w:r>
    </w:p>
    <w:p w14:paraId="7B1DA07A" w14:textId="77777777" w:rsidR="000653BC" w:rsidRDefault="00000000">
      <w:pPr>
        <w:pStyle w:val="Heading1"/>
        <w:rPr>
          <w:lang w:eastAsia="ja-JP"/>
        </w:rPr>
      </w:pPr>
      <w:r>
        <w:rPr>
          <w:lang w:eastAsia="ja-JP"/>
        </w:rPr>
        <w:t xml:space="preserve">2　先行研究の課題</w:t>
      </w:r>
    </w:p>
    <w:p w14:paraId="3AA27064" w14:textId="77777777" w:rsidR="000653BC" w:rsidRDefault="00000000">
      <w:pPr>
        <w:pStyle w:val="Heading2"/>
        <w:rPr>
          <w:lang w:eastAsia="ja-JP"/>
        </w:rPr>
      </w:pPr>
      <w:r>
        <w:rPr>
          <w:lang w:eastAsia="ja-JP"/>
        </w:rPr>
        <w:t xml:space="preserve">2.5　先行研究の課題</w:t>
      </w:r>
    </w:p>
    <w:p w14:paraId="04BE80C7" w14:textId="77777777" w:rsidR="000653BC" w:rsidRDefault="00000000">
      <w:pPr>
        <w:rPr>
          <w:lang w:eastAsia="ja-JP"/>
        </w:rPr>
      </w:pPr>
      <w:r>
        <w:rPr>
          <w:rFonts w:eastAsia="游ゴシック"/>
          <w:b/>
          <w:lang w:eastAsia="ja-JP"/>
        </w:rPr>
        <w:t>課題1：先行研究では、実際の市場の指令を使っていないなど、簡略化された環境での数字のみが報告されている。</w:t>
      </w:r>
    </w:p>
    <w:p w14:paraId="1B5EFA9B" w14:textId="77777777" w:rsidR="006A3832" w:rsidRDefault="006A3832" w:rsidP="006A3832">
      <w:pPr>
        <w:pStyle w:val="ListBullet2"/>
        <w:rPr>
          <w:lang w:eastAsia="ja-JP"/>
        </w:rPr>
      </w:pPr>
      <w:hyperlink r:id="rId6" w:history="1">
        <w:r>
          <w:rPr>
            <w:rStyle w:val="Hyperlink"/>
            <w:lang w:eastAsia="ja-JP"/>
          </w:rPr>
          <w:t>https://www.sciencedirect.com/science/article/abs/pii/S0378779624004413?via%3Dihub</w:t>
        </w:r>
      </w:hyperlink>
      <w:r>
        <w:rPr>
          <w:rFonts w:hint="eastAsia"/>
          <w:lang w:eastAsia="ja-JP"/>
        </w:rPr>
        <w:t xml:space="preserve">　は近いけどPJMの合格判定(</w:t>
      </w:r>
      <w:r>
        <w:rPr>
          <w:lang w:eastAsia="ja-JP"/>
        </w:rPr>
        <w:t>過去200個の30分運用区間に基づくHistorical Performance Scoreが40%未満</w:t>
      </w:r>
      <w:r>
        <w:rPr>
          <w:rFonts w:hint="eastAsia"/>
          <w:lang w:eastAsia="ja-JP"/>
        </w:rPr>
        <w:t xml:space="preserve">)みたいなのの判定がないしこちらからもできない。　PREPRINTだが</w:t>
      </w:r>
      <w:hyperlink r:id="rId7" w:history="1">
        <w:r>
          <w:rPr>
            <w:rStyle w:val="Hyperlink"/>
            <w:lang w:eastAsia="ja-JP"/>
          </w:rPr>
          <w:t>https://papers.ssrn.com/sol3/papers.cfm?abstract_id=6229136</w:t>
        </w:r>
      </w:hyperlink>
      <w:r>
        <w:rPr>
          <w:rFonts w:hint="eastAsia"/>
          <w:lang w:eastAsia="ja-JP"/>
        </w:rPr>
        <w:t xml:space="preserve">　は入札後MARLが本当に追従出来るか、についての問題意識を共有しており、また実際に94.2%の追従精度を出してるとしているが、この精度の計算方法が不明だし、agcの指令を変えても同じ性能が出るかは分からない。　また、日本の需給調整市場2次2のような、エネルギー収支０じゃないものでも行けるかは分かってない。</w:t>
      </w:r>
    </w:p>
    <w:p w14:paraId="25C0DB82" w14:textId="77777777" w:rsidR="00B22259" w:rsidRDefault="00000000">
      <w:pPr>
        <w:rPr>
          <w:rFonts w:eastAsia="游ゴシック"/>
          <w:b/>
          <w:lang w:eastAsia="ja-JP"/>
        </w:rPr>
      </w:pPr>
      <w:r>
        <w:rPr>
          <w:rFonts w:eastAsia="游ゴシック"/>
          <w:b/>
          <w:lang w:eastAsia="ja-JP"/>
        </w:rPr>
        <w:t>課題2：何が難しさを出しているかが分からない。</w:t>
      </w:r>
    </w:p>
    <w:p w14:paraId="72B1E3D7" w14:textId="77777777" w:rsidR="000653BC" w:rsidRDefault="00B22259">
      <w:pPr>
        <w:rPr>
          <w:rFonts w:eastAsia="游ゴシック"/>
          <w:b/>
          <w:lang w:eastAsia="ja-JP"/>
        </w:rPr>
      </w:pPr>
      <w:r>
        <w:rPr>
          <w:rFonts w:eastAsia="游ゴシック" w:hint="eastAsia"/>
          <w:b/>
          <w:lang w:eastAsia="ja-JP"/>
        </w:rPr>
        <w:t>入札と制御を同時に検証した論文が少なく、同時にやったものも切り分けが出来ない構造になっているので、入札の段階で生じたのか(入札が難しいことが原因なのか)、制御の際に生じたのか（制御が下手で合格できないのか）が分からないため、改善が難しい。</w:t>
      </w:r>
    </w:p>
    <w:p w14:paraId="2D7E923D" w14:textId="77777777" w:rsidR="00067F9D" w:rsidRDefault="00067F9D">
      <w:pPr>
        <w:rPr>
          <w:lang w:eastAsia="ja-JP"/>
        </w:rPr>
      </w:pPr>
    </w:p>
    <w:p w14:paraId="6BBCED9F" w14:textId="77777777" w:rsidR="000653BC" w:rsidRDefault="00000000">
      <w:pPr>
        <w:rPr>
          <w:rFonts w:eastAsia="游ゴシック"/>
          <w:b/>
          <w:lang w:eastAsia="ja-JP"/>
        </w:rPr>
      </w:pPr>
      <w:r>
        <w:rPr>
          <w:rFonts w:eastAsia="游ゴシック"/>
          <w:b/>
          <w:lang w:eastAsia="ja-JP"/>
        </w:rPr>
        <w:t>課題3：今回の研究で想定しているような、実際の状況の難しさを再現した環境でも動かせる入札・制御システムがない</w:t>
      </w:r>
    </w:p>
    <w:p w14:paraId="49F4E732" w14:textId="77777777" w:rsidR="00727A5E" w:rsidRDefault="00727A5E">
      <w:pPr>
        <w:rPr>
          <w:lang w:eastAsia="ja-JP"/>
        </w:rPr>
      </w:pPr>
    </w:p>
    <w:p w14:paraId="53563B82" w14:textId="77777777" w:rsidR="000653BC" w:rsidRDefault="00000000">
      <w:pPr>
        <w:pStyle w:val="Heading1"/>
        <w:rPr>
          <w:lang w:eastAsia="ja-JP"/>
        </w:rPr>
      </w:pPr>
      <w:r>
        <w:rPr>
          <w:lang w:eastAsia="ja-JP"/>
        </w:rPr>
        <w:t xml:space="preserve">3　本研究の貢献（本文）</w:t>
      </w:r>
    </w:p>
    <w:p w14:paraId="2E35DBF8" w14:textId="77777777" w:rsidR="000653BC" w:rsidRDefault="00000000">
      <w:pPr>
        <w:rPr>
          <w:lang w:eastAsia="ja-JP"/>
        </w:rPr>
      </w:pPr>
      <w:r>
        <w:rPr>
          <w:lang w:eastAsia="ja-JP"/>
        </w:rPr>
        <w:t>本研究は、2.5の3つの課題に次のように応える。</w:t>
      </w:r>
    </w:p>
    <w:p w14:paraId="63448897" w14:textId="77777777" w:rsidR="000653BC" w:rsidRDefault="00000000">
      <w:pPr>
        <w:pStyle w:val="ListNumber"/>
        <w:rPr>
          <w:lang w:eastAsia="ja-JP"/>
        </w:rPr>
      </w:pPr>
      <w:r>
        <w:rPr>
          <w:rFonts w:eastAsia="游ゴシック"/>
          <w:b/>
          <w:lang w:eastAsia="ja-JP"/>
        </w:rPr>
        <w:t>課題1に対して</w:t>
      </w:r>
      <w:r>
        <w:rPr>
          <w:lang w:eastAsia="ja-JP"/>
        </w:rPr>
        <w:t>：先行研究のやり方を可能な限り再現し、性能を見た</w:t>
      </w:r>
      <w:r>
        <w:rPr>
          <w:rFonts w:hint="eastAsia"/>
          <w:lang w:eastAsia="ja-JP"/>
        </w:rPr>
        <w:t xml:space="preserve">。　</w:t>
      </w:r>
    </w:p>
    <w:p w14:paraId="5738FE58" w14:textId="77777777" w:rsidR="000653BC" w:rsidRDefault="00000000">
      <w:pPr>
        <w:pStyle w:val="ListNumber"/>
        <w:rPr>
          <w:lang w:eastAsia="ja-JP"/>
        </w:rPr>
      </w:pPr>
      <w:r>
        <w:rPr>
          <w:rFonts w:eastAsia="游ゴシック"/>
          <w:b/>
          <w:lang w:eastAsia="ja-JP"/>
        </w:rPr>
        <w:lastRenderedPageBreak/>
        <w:t>課題2に対して</w:t>
      </w:r>
      <w:r>
        <w:rPr>
          <w:lang w:eastAsia="ja-JP"/>
        </w:rPr>
        <w:t>：制御の前提を変えて性能を測ることで、何が難しさを生むかを分解して影響度を</w:t>
      </w:r>
      <w:r>
        <w:rPr>
          <w:rFonts w:hint="eastAsia"/>
          <w:lang w:eastAsia="ja-JP"/>
        </w:rPr>
        <w:t>測った。</w:t>
      </w:r>
    </w:p>
    <w:p w14:paraId="4082489D" w14:textId="77777777" w:rsidR="000653BC" w:rsidRDefault="00000000">
      <w:pPr>
        <w:rPr>
          <w:lang w:eastAsia="ja-JP"/>
        </w:rPr>
      </w:pPr>
      <w:r>
        <w:rPr>
          <w:rFonts w:eastAsia="游ゴシック"/>
          <w:b/>
          <w:lang w:eastAsia="ja-JP"/>
        </w:rPr>
        <w:t>課題3に対して</w:t>
      </w:r>
      <w:r>
        <w:rPr>
          <w:lang w:eastAsia="ja-JP"/>
        </w:rPr>
        <w:t>：２で分かった難しさを基に、marlでも行けるような入札システムと、bessを補助的に使うシステムを作った</w:t>
      </w:r>
      <w:r>
        <w:rPr>
          <w:rFonts w:hint="eastAsia"/>
          <w:lang w:eastAsia="ja-JP"/>
        </w:rPr>
        <w:t>。また、それが遅延的には大丈夫であることを確かめた。</w:t>
      </w:r>
    </w:p>
    <w:p w14:paraId="61289649" w14:textId="77777777" w:rsidR="00AC07B3" w:rsidRDefault="00000000" w:rsidP="00686B73">
      <w:pPr>
        <w:pStyle w:val="Heading1"/>
        <w:rPr>
          <w:lang w:eastAsia="ja-JP"/>
        </w:rPr>
      </w:pPr>
      <w:r>
        <w:rPr>
          <w:lang w:eastAsia="ja-JP"/>
        </w:rPr>
        <w:t xml:space="preserve">4　結果</w:t>
      </w:r>
    </w:p>
    <w:p w14:paraId="6D1A53E5" w14:textId="77777777" w:rsidR="00AC07B3" w:rsidRPr="00862917" w:rsidRDefault="00AC07B3" w:rsidP="00AC07B3">
      <w:pPr>
        <w:rPr>
          <w:color w:val="EE0000"/>
          <w:lang w:eastAsia="ja-JP"/>
        </w:rPr>
      </w:pPr>
      <w:r>
        <w:rPr>
          <w:rFonts w:hint="eastAsia"/>
          <w:color w:val="EE0000"/>
          <w:lang w:eastAsia="ja-JP"/>
        </w:rPr>
        <w:t>重要なグラフや表：</w:t>
      </w:r>
    </w:p>
    <w:p w14:paraId="26116F2E" w14:textId="77777777" w:rsidR="00277D9F" w:rsidRPr="00862917" w:rsidRDefault="00277D9F" w:rsidP="00277D9F">
      <w:pPr>
        <w:pStyle w:val="ListParagraph"/>
        <w:numPr>
          <w:ilvl w:val="0"/>
          <w:numId w:val="10"/>
        </w:numPr>
        <w:rPr>
          <w:color w:val="EE0000"/>
          <w:lang w:eastAsia="ja-JP"/>
        </w:rPr>
      </w:pPr>
      <w:r>
        <w:rPr>
          <w:rFonts w:hint="eastAsia"/>
          <w:color w:val="EE0000"/>
          <w:lang w:eastAsia="ja-JP"/>
        </w:rPr>
        <w:t>先行研究でのやり方での性能</w:t>
      </w:r>
    </w:p>
    <w:p w14:paraId="05E2FC46" w14:textId="77777777" w:rsidR="00AC07B3" w:rsidRPr="00862917" w:rsidRDefault="00277D9F" w:rsidP="00AC07B3">
      <w:pPr>
        <w:rPr>
          <w:color w:val="EE0000"/>
          <w:lang w:eastAsia="ja-JP"/>
        </w:rPr>
      </w:pPr>
      <w:r>
        <w:rPr>
          <w:rFonts w:hint="eastAsia"/>
          <w:color w:val="EE0000"/>
          <w:lang w:eastAsia="ja-JP"/>
        </w:rPr>
        <w:t>・　入札の前提によってどれくらい入札が小さくなるか、また制御の前提ごとに、または合格率が低くなるか（難しさの分解のところ）</w:t>
      </w:r>
    </w:p>
    <w:p w14:paraId="6FF4C49F" w14:textId="77777777" w:rsidR="00AC07B3" w:rsidRPr="00862917" w:rsidRDefault="00277D9F" w:rsidP="00AC07B3">
      <w:pPr>
        <w:rPr>
          <w:color w:val="EE0000"/>
          <w:lang w:eastAsia="ja-JP"/>
        </w:rPr>
      </w:pPr>
      <w:r>
        <w:rPr>
          <w:rFonts w:hint="eastAsia"/>
          <w:color w:val="EE0000"/>
          <w:lang w:eastAsia="ja-JP"/>
        </w:rPr>
        <w:t xml:space="preserve">・　最終版の入札＋制御の成績とグラフ(6,20　指令の種類4種　で8グラフ)　及び同条件先行研究との比較　</w:t>
      </w:r>
    </w:p>
    <w:p w14:paraId="1C27F4A3" w14:textId="77777777" w:rsidR="00277D9F" w:rsidRPr="00862917" w:rsidRDefault="00277D9F" w:rsidP="00AC07B3">
      <w:pPr>
        <w:rPr>
          <w:color w:val="EE0000"/>
          <w:lang w:eastAsia="ja-JP"/>
        </w:rPr>
      </w:pPr>
      <w:r>
        <w:rPr>
          <w:rFonts w:hint="eastAsia"/>
          <w:color w:val="EE0000"/>
          <w:lang w:eastAsia="ja-JP"/>
        </w:rPr>
        <w:t xml:space="preserve">・　evの選び方、指令の数ごとの未見合格率の表　（最終版の選び方の妥当性説明）</w:t>
      </w:r>
    </w:p>
    <w:p w14:paraId="43E0C1D8" w14:textId="77777777" w:rsidR="006773A5" w:rsidRDefault="00277D9F" w:rsidP="00AC07B3">
      <w:pPr>
        <w:rPr>
          <w:color w:val="EE0000"/>
          <w:lang w:eastAsia="ja-JP"/>
        </w:rPr>
      </w:pPr>
      <w:r>
        <w:rPr>
          <w:rFonts w:hint="eastAsia"/>
          <w:color w:val="EE0000"/>
          <w:lang w:eastAsia="ja-JP"/>
        </w:rPr>
        <w:t>・　最低入札量、余裕　を変えたときの成功率の変化（入札器の改善の妥当性）</w:t>
      </w:r>
    </w:p>
    <w:p w14:paraId="207950E4" w14:textId="77777777" w:rsidR="00ED6297" w:rsidRDefault="00ED6297" w:rsidP="00ED6297">
      <w:pPr>
        <w:rPr>
          <w:color w:val="000000" w:themeColor="text1"/>
          <w:lang w:eastAsia="ja-JP"/>
        </w:rPr>
      </w:pPr>
      <w:r>
        <w:rPr>
          <w:rFonts w:hint="eastAsia"/>
          <w:color w:val="000000" w:themeColor="text1"/>
          <w:lang w:eastAsia="ja-JP"/>
        </w:rPr>
        <w:t>・　最終版と最初のやり方の入札器との比較（入札器の改善がどれだけ効いたか。　ただ自分で自分と比較してるだけなのでいらんかも？）</w:t>
      </w:r>
    </w:p>
    <w:p w14:paraId="6920F100" w14:textId="77777777" w:rsidR="00ED6297" w:rsidRPr="00ED6297" w:rsidRDefault="00ED6297" w:rsidP="00ED6297">
      <w:pPr>
        <w:rPr>
          <w:color w:val="000000" w:themeColor="text1"/>
          <w:lang w:eastAsia="ja-JP"/>
        </w:rPr>
      </w:pPr>
      <w:r>
        <w:rPr>
          <w:rFonts w:hint="eastAsia"/>
          <w:color w:val="000000" w:themeColor="text1"/>
          <w:lang w:eastAsia="ja-JP"/>
        </w:rPr>
        <w:t>・蓄電池の大きさと未見通過率の関係（これだけの未見通過率を市場側が許すなら、これくらいの蓄電池の大きさが必要になるみたいな。でもかなり頑張ってもこれなので、日本の需給調整市場の規則は難し過ぎる、みたいな議論のため？）</w:t>
      </w:r>
    </w:p>
    <w:p w14:paraId="2FCA735A" w14:textId="77777777" w:rsidR="00277D9F" w:rsidRPr="00AC07B3" w:rsidRDefault="00277D9F" w:rsidP="00AC07B3">
      <w:pPr>
        <w:rPr>
          <w:lang w:eastAsia="ja-JP"/>
        </w:rPr>
      </w:pPr>
      <w:r>
        <w:rPr>
          <w:rFonts w:hint="eastAsia"/>
          <w:lang w:eastAsia="ja-JP"/>
        </w:rPr>
        <w:t xml:space="preserve">　</w:t>
      </w:r>
    </w:p>
    <w:p w14:paraId="04B8222F" w14:textId="77777777" w:rsidR="000653BC" w:rsidRDefault="00000000">
      <w:pPr>
        <w:pStyle w:val="Heading2"/>
        <w:rPr>
          <w:lang w:eastAsia="ja-JP"/>
        </w:rPr>
      </w:pPr>
      <w:r>
        <w:rPr>
          <w:lang w:eastAsia="ja-JP"/>
        </w:rPr>
        <w:t xml:space="preserve">4.1　課題1に対して</w:t>
      </w:r>
    </w:p>
    <w:p w14:paraId="27041A6D" w14:textId="77777777" w:rsidR="000653BC" w:rsidRDefault="00000000">
      <w:pPr>
        <w:pStyle w:val="Heading3"/>
        <w:rPr>
          <w:lang w:eastAsia="ja-JP"/>
        </w:rPr>
      </w:pPr>
      <w:r>
        <w:rPr>
          <w:lang w:eastAsia="ja-JP"/>
        </w:rPr>
        <w:t xml:space="preserve">4.1.1　Liu/Lyuのやり方での結果</w:t>
      </w:r>
    </w:p>
    <w:p w14:paraId="637687A9" w14:textId="77777777" w:rsidR="000653BC" w:rsidRDefault="00000000">
      <w:r>
        <w:rPr>
          <w:lang w:eastAsia="ja-JP"/>
        </w:rPr>
        <w:t xml:space="preserve">入札と実時間の配分の両方のコードが公開されている方式として、Liu, Lyuら [9] を本研究の環境に移した。6 stationの40組で回し、蓄電池は使っていない。</w:t>
      </w:r>
      <w:r>
        <w:rPr>
          <w:color w:val="707070"/>
        </w:rPr>
        <w:t>［実測］</w:t>
      </w:r>
    </w:p>
    <w:p w14:paraId="553F43D9" w14:textId="77777777" w:rsidR="000653BC" w:rsidRDefault="00000000">
      <w:pPr>
        <w:pStyle w:val="Caption"/>
        <w:jc w:val="center"/>
      </w:pPr>
      <w:r>
        <w:t>表2：Liu/Lyuのやり方を移した結果（6 station、40組）</w:t>
      </w:r>
    </w:p>
    <w:tbl>
      <w:tblPr>
        <w:tblStyle w:val="TableGrid"/>
        <w:tblW w:w="0" w:type="auto"/>
        <w:jc w:val="center"/>
        <w:tblLayout w:type="fixed"/>
        <w:tblLook w:val="04A0" w:firstRow="1" w:lastRow="0" w:firstColumn="1" w:lastColumn="0" w:noHBand="0" w:noVBand="1"/>
      </w:tblPr>
      <w:tblGrid>
        <w:gridCol w:w="1928"/>
        <w:gridCol w:w="907"/>
        <w:gridCol w:w="907"/>
        <w:gridCol w:w="964"/>
        <w:gridCol w:w="1474"/>
        <w:gridCol w:w="907"/>
        <w:gridCol w:w="907"/>
      </w:tblGrid>
      <w:tr w:rsidR="00A60702" w14:paraId="61A15A2D" w14:textId="77777777">
        <w:trPr>
          <w:cantSplit/>
          <w:tblHeader/>
          <w:jc w:val="center"/>
        </w:trPr>
        <w:tc>
          <w:tcPr>
            <w:tcW w:w="1928" w:type="dxa"/>
            <w:shd w:val="clear" w:color="auto" w:fill="E8EEF5"/>
          </w:tcPr>
          <w:p w14:paraId="771AB36C" w14:textId="77777777" w:rsidR="00A60702" w:rsidRDefault="00A60702">
            <w:pPr>
              <w:spacing w:after="0"/>
            </w:pPr>
            <w:r>
              <w:rPr>
                <w:b/>
                <w:sz w:val="17"/>
              </w:rPr>
              <w:t>入札と配分</w:t>
            </w:r>
          </w:p>
        </w:tc>
        <w:tc>
          <w:tcPr>
            <w:tcW w:w="907" w:type="dxa"/>
            <w:shd w:val="clear" w:color="auto" w:fill="E8EEF5"/>
          </w:tcPr>
          <w:p w14:paraId="56621D09" w14:textId="77777777" w:rsidR="00A60702" w:rsidRDefault="00A60702">
            <w:pPr>
              <w:spacing w:after="0"/>
            </w:pPr>
            <w:r>
              <w:rPr>
                <w:b/>
                <w:sz w:val="17"/>
              </w:rPr>
              <w:t>市場</w:t>
            </w:r>
          </w:p>
        </w:tc>
        <w:tc>
          <w:tcPr>
            <w:tcW w:w="907" w:type="dxa"/>
            <w:shd w:val="clear" w:color="auto" w:fill="E8EEF5"/>
          </w:tcPr>
          <w:p w14:paraId="0D00C434" w14:textId="77777777" w:rsidR="00A60702" w:rsidRDefault="00A60702">
            <w:pPr>
              <w:spacing w:after="0"/>
            </w:pPr>
            <w:r>
              <w:rPr>
                <w:b/>
                <w:sz w:val="17"/>
              </w:rPr>
              <w:t>5分の合格率</w:t>
            </w:r>
          </w:p>
        </w:tc>
        <w:tc>
          <w:tcPr>
            <w:tcW w:w="964" w:type="dxa"/>
            <w:shd w:val="clear" w:color="auto" w:fill="E8EEF5"/>
          </w:tcPr>
          <w:p w14:paraId="7173C1E0" w14:textId="77777777" w:rsidR="00A60702" w:rsidRDefault="00A60702">
            <w:pPr>
              <w:spacing w:after="0"/>
            </w:pPr>
            <w:r>
              <w:rPr>
                <w:b/>
                <w:sz w:val="17"/>
              </w:rPr>
              <w:t>不合格コマ/日</w:t>
            </w:r>
          </w:p>
        </w:tc>
        <w:tc>
          <w:tcPr>
            <w:tcW w:w="1474" w:type="dxa"/>
            <w:shd w:val="clear" w:color="auto" w:fill="E8EEF5"/>
          </w:tcPr>
          <w:p w14:paraId="00E1970E" w14:textId="77777777" w:rsidR="00A60702" w:rsidRDefault="00A60702">
            <w:pPr>
              <w:spacing w:after="0"/>
            </w:pPr>
            <w:r>
              <w:rPr>
                <w:b/>
                <w:sz w:val="17"/>
              </w:rPr>
              <w:t>SoC達成率（平均/最小）</w:t>
            </w:r>
          </w:p>
        </w:tc>
        <w:tc>
          <w:tcPr>
            <w:tcW w:w="907" w:type="dxa"/>
            <w:shd w:val="clear" w:color="auto" w:fill="E8EEF5"/>
          </w:tcPr>
          <w:p w14:paraId="696C9E1E" w14:textId="77777777" w:rsidR="00A60702" w:rsidRDefault="00A60702">
            <w:pPr>
              <w:spacing w:after="0"/>
            </w:pPr>
            <w:r>
              <w:rPr>
                <w:b/>
                <w:sz w:val="17"/>
              </w:rPr>
              <w:t>平均誤差率</w:t>
            </w:r>
          </w:p>
        </w:tc>
        <w:tc>
          <w:tcPr>
            <w:tcW w:w="907" w:type="dxa"/>
            <w:shd w:val="clear" w:color="auto" w:fill="E8EEF5"/>
          </w:tcPr>
          <w:p w14:paraId="06FAE149" w14:textId="77777777" w:rsidR="00A60702" w:rsidRDefault="00A60702">
            <w:pPr>
              <w:spacing w:after="0"/>
            </w:pPr>
            <w:r>
              <w:rPr>
                <w:b/>
                <w:sz w:val="17"/>
              </w:rPr>
              <w:t>入札量</w:t>
            </w:r>
          </w:p>
        </w:tc>
      </w:tr>
      <w:tr w:rsidR="00A60702" w14:paraId="5D47A715" w14:textId="77777777">
        <w:trPr>
          <w:cantSplit/>
          <w:jc w:val="center"/>
        </w:trPr>
        <w:tc>
          <w:tcPr>
            <w:tcW w:w="1928" w:type="dxa"/>
          </w:tcPr>
          <w:p w14:paraId="060D5415" w14:textId="77777777" w:rsidR="00A60702" w:rsidRDefault="00A60702">
            <w:pPr>
              <w:spacing w:after="0"/>
              <w:rPr>
                <w:lang w:eastAsia="ja-JP"/>
              </w:rPr>
            </w:pPr>
            <w:r>
              <w:rPr>
                <w:sz w:val="17"/>
                <w:lang w:eastAsia="ja-JP"/>
              </w:rPr>
              <w:t>Liu/Lyuの入札と配分</w:t>
            </w:r>
          </w:p>
        </w:tc>
        <w:tc>
          <w:tcPr>
            <w:tcW w:w="907" w:type="dxa"/>
          </w:tcPr>
          <w:p w14:paraId="485F540A" w14:textId="77777777" w:rsidR="00A60702" w:rsidRDefault="00A60702">
            <w:pPr>
              <w:spacing w:after="0"/>
            </w:pPr>
            <w:r>
              <w:rPr>
                <w:sz w:val="17"/>
              </w:rPr>
              <w:t>AEMO</w:t>
            </w:r>
          </w:p>
        </w:tc>
        <w:tc>
          <w:tcPr>
            <w:tcW w:w="907" w:type="dxa"/>
          </w:tcPr>
          <w:p w14:paraId="0C27D622" w14:textId="77777777" w:rsidR="00A60702" w:rsidRDefault="00A60702">
            <w:pPr>
              <w:spacing w:after="0"/>
              <w:jc w:val="right"/>
            </w:pPr>
            <w:r>
              <w:rPr>
                <w:sz w:val="17"/>
              </w:rPr>
              <w:t>99.5%</w:t>
            </w:r>
          </w:p>
        </w:tc>
        <w:tc>
          <w:tcPr>
            <w:tcW w:w="964" w:type="dxa"/>
          </w:tcPr>
          <w:p w14:paraId="6F4E894D" w14:textId="77777777" w:rsidR="00A60702" w:rsidRDefault="00A60702">
            <w:pPr>
              <w:spacing w:after="0"/>
              <w:jc w:val="right"/>
            </w:pPr>
            <w:r>
              <w:rPr>
                <w:sz w:val="17"/>
              </w:rPr>
              <w:t>1.02</w:t>
            </w:r>
          </w:p>
        </w:tc>
        <w:tc>
          <w:tcPr>
            <w:tcW w:w="1474" w:type="dxa"/>
          </w:tcPr>
          <w:p w14:paraId="32F63C98" w14:textId="77777777" w:rsidR="00A60702" w:rsidRDefault="00A60702">
            <w:pPr>
              <w:spacing w:after="0"/>
              <w:jc w:val="right"/>
            </w:pPr>
            <w:r>
              <w:rPr>
                <w:sz w:val="17"/>
              </w:rPr>
              <w:t>89.0% / 37.5%</w:t>
            </w:r>
          </w:p>
        </w:tc>
        <w:tc>
          <w:tcPr>
            <w:tcW w:w="907" w:type="dxa"/>
          </w:tcPr>
          <w:p w14:paraId="2B7F632B" w14:textId="77777777" w:rsidR="00A60702" w:rsidRDefault="00A60702">
            <w:pPr>
              <w:spacing w:after="0"/>
              <w:jc w:val="right"/>
            </w:pPr>
            <w:r>
              <w:rPr>
                <w:sz w:val="17"/>
              </w:rPr>
              <w:t>0.18%</w:t>
            </w:r>
          </w:p>
        </w:tc>
        <w:tc>
          <w:tcPr>
            <w:tcW w:w="907" w:type="dxa"/>
          </w:tcPr>
          <w:p w14:paraId="510C3B31" w14:textId="77777777" w:rsidR="00A60702" w:rsidRDefault="00A60702">
            <w:pPr>
              <w:spacing w:after="0"/>
              <w:jc w:val="right"/>
            </w:pPr>
            <w:r>
              <w:rPr>
                <w:sz w:val="17"/>
              </w:rPr>
              <w:t>20,095</w:t>
            </w:r>
          </w:p>
        </w:tc>
      </w:tr>
      <w:tr w:rsidR="00A60702" w14:paraId="6BDD3E1F" w14:textId="77777777">
        <w:trPr>
          <w:cantSplit/>
          <w:jc w:val="center"/>
        </w:trPr>
        <w:tc>
          <w:tcPr>
            <w:tcW w:w="1928" w:type="dxa"/>
          </w:tcPr>
          <w:p w14:paraId="20E1BA21" w14:textId="77777777" w:rsidR="00A60702" w:rsidRDefault="00A60702">
            <w:pPr>
              <w:spacing w:after="0"/>
              <w:rPr>
                <w:lang w:eastAsia="ja-JP"/>
              </w:rPr>
            </w:pPr>
            <w:r>
              <w:rPr>
                <w:sz w:val="17"/>
                <w:lang w:eastAsia="ja-JP"/>
              </w:rPr>
              <w:t>Liu/Lyuの入札と配分</w:t>
            </w:r>
          </w:p>
        </w:tc>
        <w:tc>
          <w:tcPr>
            <w:tcW w:w="907" w:type="dxa"/>
          </w:tcPr>
          <w:p w14:paraId="0EAE543D" w14:textId="77777777" w:rsidR="00A60702" w:rsidRDefault="00A60702">
            <w:pPr>
              <w:spacing w:after="0"/>
            </w:pPr>
            <w:r>
              <w:rPr>
                <w:sz w:val="17"/>
              </w:rPr>
              <w:t>ERCOT</w:t>
            </w:r>
          </w:p>
        </w:tc>
        <w:tc>
          <w:tcPr>
            <w:tcW w:w="907" w:type="dxa"/>
          </w:tcPr>
          <w:p w14:paraId="50E2703E" w14:textId="77777777" w:rsidR="00A60702" w:rsidRDefault="00A60702">
            <w:pPr>
              <w:spacing w:after="0"/>
              <w:jc w:val="right"/>
            </w:pPr>
            <w:r>
              <w:rPr>
                <w:sz w:val="17"/>
              </w:rPr>
              <w:t>99.3%</w:t>
            </w:r>
          </w:p>
        </w:tc>
        <w:tc>
          <w:tcPr>
            <w:tcW w:w="964" w:type="dxa"/>
          </w:tcPr>
          <w:p w14:paraId="19F8CA53" w14:textId="77777777" w:rsidR="00A60702" w:rsidRDefault="00A60702">
            <w:pPr>
              <w:spacing w:after="0"/>
              <w:jc w:val="right"/>
            </w:pPr>
            <w:r>
              <w:rPr>
                <w:sz w:val="17"/>
              </w:rPr>
              <w:t>0.60</w:t>
            </w:r>
          </w:p>
        </w:tc>
        <w:tc>
          <w:tcPr>
            <w:tcW w:w="1474" w:type="dxa"/>
          </w:tcPr>
          <w:p w14:paraId="787696C9" w14:textId="77777777" w:rsidR="00A60702" w:rsidRDefault="00A60702">
            <w:pPr>
              <w:spacing w:after="0"/>
              <w:jc w:val="right"/>
            </w:pPr>
            <w:r>
              <w:rPr>
                <w:sz w:val="17"/>
              </w:rPr>
              <w:t>88.9% / 58.4%</w:t>
            </w:r>
          </w:p>
        </w:tc>
        <w:tc>
          <w:tcPr>
            <w:tcW w:w="907" w:type="dxa"/>
          </w:tcPr>
          <w:p w14:paraId="7883858B" w14:textId="77777777" w:rsidR="00A60702" w:rsidRDefault="00A60702">
            <w:pPr>
              <w:spacing w:after="0"/>
              <w:jc w:val="right"/>
            </w:pPr>
            <w:r>
              <w:rPr>
                <w:sz w:val="17"/>
              </w:rPr>
              <w:t>0.28%</w:t>
            </w:r>
          </w:p>
        </w:tc>
        <w:tc>
          <w:tcPr>
            <w:tcW w:w="907" w:type="dxa"/>
          </w:tcPr>
          <w:p w14:paraId="68A70E52" w14:textId="77777777" w:rsidR="00A60702" w:rsidRDefault="00A60702">
            <w:pPr>
              <w:spacing w:after="0"/>
              <w:jc w:val="right"/>
            </w:pPr>
            <w:r>
              <w:rPr>
                <w:sz w:val="17"/>
              </w:rPr>
              <w:t>12,681</w:t>
            </w:r>
          </w:p>
        </w:tc>
      </w:tr>
      <w:tr w:rsidR="00A60702" w14:paraId="20B436DC" w14:textId="77777777">
        <w:trPr>
          <w:cantSplit/>
          <w:jc w:val="center"/>
        </w:trPr>
        <w:tc>
          <w:tcPr>
            <w:tcW w:w="1928" w:type="dxa"/>
          </w:tcPr>
          <w:p w14:paraId="21A51F67" w14:textId="77777777" w:rsidR="00A60702" w:rsidRDefault="00A60702">
            <w:pPr>
              <w:spacing w:after="0"/>
              <w:rPr>
                <w:lang w:eastAsia="ja-JP"/>
              </w:rPr>
            </w:pPr>
            <w:r>
              <w:rPr>
                <w:sz w:val="17"/>
                <w:lang w:eastAsia="ja-JP"/>
              </w:rPr>
              <w:t>本研究の入札とLiu/Lyuの配分</w:t>
            </w:r>
          </w:p>
        </w:tc>
        <w:tc>
          <w:tcPr>
            <w:tcW w:w="907" w:type="dxa"/>
          </w:tcPr>
          <w:p w14:paraId="56B27ADF" w14:textId="77777777" w:rsidR="00A60702" w:rsidRDefault="00A60702">
            <w:pPr>
              <w:spacing w:after="0"/>
            </w:pPr>
            <w:r>
              <w:rPr>
                <w:sz w:val="17"/>
              </w:rPr>
              <w:t>AEMO</w:t>
            </w:r>
          </w:p>
        </w:tc>
        <w:tc>
          <w:tcPr>
            <w:tcW w:w="907" w:type="dxa"/>
          </w:tcPr>
          <w:p w14:paraId="1820AFA8" w14:textId="77777777" w:rsidR="00A60702" w:rsidRDefault="00A60702">
            <w:pPr>
              <w:spacing w:after="0"/>
              <w:jc w:val="right"/>
            </w:pPr>
            <w:r>
              <w:rPr>
                <w:sz w:val="17"/>
              </w:rPr>
              <w:t>99.1%</w:t>
            </w:r>
          </w:p>
        </w:tc>
        <w:tc>
          <w:tcPr>
            <w:tcW w:w="964" w:type="dxa"/>
          </w:tcPr>
          <w:p w14:paraId="38FF7010" w14:textId="77777777" w:rsidR="00A60702" w:rsidRDefault="00A60702">
            <w:pPr>
              <w:spacing w:after="0"/>
              <w:jc w:val="right"/>
            </w:pPr>
            <w:r>
              <w:rPr>
                <w:sz w:val="17"/>
              </w:rPr>
              <w:t>0.97</w:t>
            </w:r>
          </w:p>
        </w:tc>
        <w:tc>
          <w:tcPr>
            <w:tcW w:w="1474" w:type="dxa"/>
          </w:tcPr>
          <w:p w14:paraId="3A7AD9D9" w14:textId="77777777" w:rsidR="00A60702" w:rsidRDefault="00A60702">
            <w:pPr>
              <w:spacing w:after="0"/>
              <w:jc w:val="right"/>
            </w:pPr>
            <w:r>
              <w:rPr>
                <w:sz w:val="17"/>
              </w:rPr>
              <w:t>93.3% / 46.9%</w:t>
            </w:r>
          </w:p>
        </w:tc>
        <w:tc>
          <w:tcPr>
            <w:tcW w:w="907" w:type="dxa"/>
          </w:tcPr>
          <w:p w14:paraId="160430FA" w14:textId="77777777" w:rsidR="00A60702" w:rsidRDefault="00A60702">
            <w:pPr>
              <w:spacing w:after="0"/>
              <w:jc w:val="right"/>
            </w:pPr>
            <w:r>
              <w:rPr>
                <w:sz w:val="17"/>
              </w:rPr>
              <w:t>0.34%</w:t>
            </w:r>
          </w:p>
        </w:tc>
        <w:tc>
          <w:tcPr>
            <w:tcW w:w="907" w:type="dxa"/>
          </w:tcPr>
          <w:p w14:paraId="39D7A3D0" w14:textId="77777777" w:rsidR="00A60702" w:rsidRDefault="00A60702">
            <w:pPr>
              <w:spacing w:after="0"/>
              <w:jc w:val="right"/>
            </w:pPr>
            <w:r>
              <w:rPr>
                <w:sz w:val="17"/>
              </w:rPr>
              <w:t>15,749</w:t>
            </w:r>
          </w:p>
        </w:tc>
      </w:tr>
      <w:tr w:rsidR="00A60702" w14:paraId="039C8C5E" w14:textId="77777777">
        <w:trPr>
          <w:cantSplit/>
          <w:jc w:val="center"/>
        </w:trPr>
        <w:tc>
          <w:tcPr>
            <w:tcW w:w="1928" w:type="dxa"/>
          </w:tcPr>
          <w:p w14:paraId="3CA956A9" w14:textId="77777777" w:rsidR="00A60702" w:rsidRDefault="00A60702">
            <w:pPr>
              <w:spacing w:after="0"/>
              <w:rPr>
                <w:lang w:eastAsia="ja-JP"/>
              </w:rPr>
            </w:pPr>
            <w:r>
              <w:rPr>
                <w:sz w:val="17"/>
                <w:lang w:eastAsia="ja-JP"/>
              </w:rPr>
              <w:t>本研究の入札とLiu/Lyuの配分</w:t>
            </w:r>
          </w:p>
        </w:tc>
        <w:tc>
          <w:tcPr>
            <w:tcW w:w="907" w:type="dxa"/>
          </w:tcPr>
          <w:p w14:paraId="476E68D6" w14:textId="77777777" w:rsidR="00A60702" w:rsidRDefault="00A60702">
            <w:pPr>
              <w:spacing w:after="0"/>
            </w:pPr>
            <w:r>
              <w:rPr>
                <w:sz w:val="17"/>
              </w:rPr>
              <w:t>ERCOT</w:t>
            </w:r>
          </w:p>
        </w:tc>
        <w:tc>
          <w:tcPr>
            <w:tcW w:w="907" w:type="dxa"/>
          </w:tcPr>
          <w:p w14:paraId="71B8B29B" w14:textId="77777777" w:rsidR="00A60702" w:rsidRDefault="00A60702">
            <w:pPr>
              <w:spacing w:after="0"/>
              <w:jc w:val="right"/>
            </w:pPr>
            <w:r>
              <w:rPr>
                <w:sz w:val="17"/>
              </w:rPr>
              <w:t>98.7%</w:t>
            </w:r>
          </w:p>
        </w:tc>
        <w:tc>
          <w:tcPr>
            <w:tcW w:w="964" w:type="dxa"/>
          </w:tcPr>
          <w:p w14:paraId="55A8CE7B" w14:textId="77777777" w:rsidR="00A60702" w:rsidRDefault="00A60702">
            <w:pPr>
              <w:spacing w:after="0"/>
              <w:jc w:val="right"/>
            </w:pPr>
            <w:r>
              <w:rPr>
                <w:sz w:val="17"/>
              </w:rPr>
              <w:t>1.43</w:t>
            </w:r>
          </w:p>
        </w:tc>
        <w:tc>
          <w:tcPr>
            <w:tcW w:w="1474" w:type="dxa"/>
          </w:tcPr>
          <w:p w14:paraId="48062D5C" w14:textId="77777777" w:rsidR="00A60702" w:rsidRDefault="00A60702">
            <w:pPr>
              <w:spacing w:after="0"/>
              <w:jc w:val="right"/>
            </w:pPr>
            <w:r>
              <w:rPr>
                <w:sz w:val="17"/>
              </w:rPr>
              <w:t>93.1% / 66.3%</w:t>
            </w:r>
          </w:p>
        </w:tc>
        <w:tc>
          <w:tcPr>
            <w:tcW w:w="907" w:type="dxa"/>
          </w:tcPr>
          <w:p w14:paraId="3006F2BF" w14:textId="77777777" w:rsidR="00A60702" w:rsidRDefault="00A60702">
            <w:pPr>
              <w:spacing w:after="0"/>
              <w:jc w:val="right"/>
            </w:pPr>
            <w:r>
              <w:rPr>
                <w:sz w:val="17"/>
              </w:rPr>
              <w:t>0.53%</w:t>
            </w:r>
          </w:p>
        </w:tc>
        <w:tc>
          <w:tcPr>
            <w:tcW w:w="907" w:type="dxa"/>
          </w:tcPr>
          <w:p w14:paraId="159B5870" w14:textId="77777777" w:rsidR="00A60702" w:rsidRDefault="00A60702">
            <w:pPr>
              <w:spacing w:after="0"/>
              <w:jc w:val="right"/>
            </w:pPr>
            <w:r>
              <w:rPr>
                <w:sz w:val="17"/>
              </w:rPr>
              <w:t>16,220</w:t>
            </w:r>
          </w:p>
        </w:tc>
      </w:tr>
    </w:tbl>
    <w:p w14:paraId="27C1B729" w14:textId="77777777" w:rsidR="000653BC" w:rsidRDefault="00000000">
      <w:pPr>
        <w:rPr>
          <w:lang w:eastAsia="ja-JP"/>
        </w:rPr>
      </w:pPr>
      <w:r>
        <w:rPr>
          <w:sz w:val="17"/>
          <w:lang w:eastAsia="ja-JP"/>
        </w:rPr>
        <w:t xml:space="preserve">入札量は kW・コマ／日。平均誤差率は約定量に対する平均の絶対誤差の比。</w:t>
      </w:r>
    </w:p>
    <w:p w14:paraId="4D9C5E89" w14:textId="77777777" w:rsidR="000653BC" w:rsidRDefault="000653BC">
      <w:pPr>
        <w:rPr>
          <w:lang w:eastAsia="ja-JP"/>
        </w:rPr>
      </w:pPr>
    </w:p>
    <w:p w14:paraId="02E381EB" w14:textId="77777777" w:rsidR="000653BC" w:rsidRDefault="00000000">
      <w:pPr>
        <w:rPr>
          <w:lang w:eastAsia="ja-JP"/>
        </w:rPr>
      </w:pPr>
      <w:r>
        <w:rPr>
          <w:lang w:eastAsia="ja-JP"/>
        </w:rPr>
        <w:lastRenderedPageBreak/>
        <w:t>平均誤差率は0.18〜0.28%と小さい。それでも30分コマは1日に0.6〜1.0コマ不合格になり、月3回の不適合に3〜5日で届く。</w:t>
      </w:r>
      <w:r>
        <w:rPr>
          <w:color w:val="707070"/>
          <w:lang w:eastAsia="ja-JP"/>
        </w:rPr>
        <w:t>［計算］</w:t>
      </w:r>
      <w:r>
        <w:rPr>
          <w:lang w:eastAsia="ja-JP"/>
        </w:rPr>
        <w:t xml:space="preserve"> SoC達成率が大きく下がったのは、指令が長い時間一方向に偏った回である。</w:t>
      </w:r>
    </w:p>
    <w:p w14:paraId="6CFBC72C" w14:textId="77777777" w:rsidR="000653BC" w:rsidRDefault="00000000">
      <w:pPr>
        <w:pStyle w:val="Heading3"/>
        <w:rPr>
          <w:lang w:eastAsia="ja-JP"/>
        </w:rPr>
      </w:pPr>
      <w:r>
        <w:rPr>
          <w:lang w:eastAsia="ja-JP"/>
        </w:rPr>
        <w:t xml:space="preserve">4.1.2　先行研究のMARLのやり方での性能</w:t>
      </w:r>
    </w:p>
    <w:p w14:paraId="1214C2AC" w14:textId="77777777" w:rsidR="000653BC" w:rsidRPr="001C4BC6" w:rsidRDefault="00000000">
      <w:pPr>
        <w:rPr>
          <w:lang w:eastAsia="ja-JP"/>
        </w:rPr>
      </w:pPr>
      <w:r>
        <w:rPr>
          <w:color w:val="A01010"/>
          <w:lang w:eastAsia="ja-JP"/>
        </w:rPr>
        <w:t>【未測定。</w:t>
      </w:r>
      <w:r>
        <w:rPr>
          <w:rFonts w:hint="eastAsia"/>
          <w:color w:val="A01010"/>
          <w:lang w:eastAsia="ja-JP"/>
        </w:rPr>
        <w:t xml:space="preserve">　たぶん</w:t>
      </w:r>
      <w:hyperlink r:id="rId8" w:history="1">
        <w:r>
          <w:rPr>
            <w:rStyle w:val="Hyperlink"/>
            <w:lang w:eastAsia="ja-JP"/>
          </w:rPr>
          <w:t>https://papers.ssrn.com/sol3/papers.cfm?abstract_id=6229136</w:t>
        </w:r>
      </w:hyperlink>
      <w:r>
        <w:rPr>
          <w:rFonts w:hint="eastAsia"/>
          <w:lang w:eastAsia="ja-JP"/>
        </w:rPr>
        <w:t xml:space="preserve">　を使うが再現出来るか不明。できなかったら制御と入札別々でもってきて組み合わせる</w:t>
      </w:r>
      <w:r>
        <w:rPr>
          <w:color w:val="A01010"/>
          <w:lang w:eastAsia="ja-JP"/>
        </w:rPr>
        <w:t>】</w:t>
        <w:br/>
      </w:r>
    </w:p>
    <w:p w14:paraId="417D093D" w14:textId="77777777" w:rsidR="000653BC" w:rsidRDefault="00000000">
      <w:pPr>
        <w:pStyle w:val="Heading2"/>
        <w:rPr>
          <w:lang w:eastAsia="ja-JP"/>
        </w:rPr>
      </w:pPr>
      <w:r>
        <w:rPr>
          <w:lang w:eastAsia="ja-JP"/>
        </w:rPr>
        <w:t xml:space="preserve">4.2　課題2・3に対して</w:t>
      </w:r>
    </w:p>
    <w:p w14:paraId="74D8514F" w14:textId="77777777" w:rsidR="000653BC" w:rsidRDefault="00000000">
      <w:pPr>
        <w:pStyle w:val="Heading3"/>
        <w:rPr>
          <w:lang w:eastAsia="ja-JP"/>
        </w:rPr>
      </w:pPr>
      <w:r>
        <w:rPr>
          <w:lang w:eastAsia="ja-JP"/>
        </w:rPr>
        <w:t xml:space="preserve">4.2.1　最初のやり方での結果</w:t>
      </w:r>
    </w:p>
    <w:p w14:paraId="29B42FF9" w14:textId="77777777" w:rsidR="000653BC" w:rsidRDefault="00000000" w:rsidP="006773A5">
      <w:pPr>
        <w:rPr>
          <w:lang w:eastAsia="ja-JP"/>
        </w:rPr>
      </w:pPr>
      <w:r>
        <w:rPr>
          <w:lang w:eastAsia="ja-JP"/>
        </w:rPr>
        <w:t>最初のやり方は、</w:t>
      </w:r>
      <w:r>
        <w:rPr>
          <w:rFonts w:hint="eastAsia"/>
          <w:lang w:eastAsia="ja-JP"/>
        </w:rPr>
        <w:t>ランダムな</w:t>
      </w:r>
      <w:r>
        <w:rPr>
          <w:lang w:eastAsia="ja-JP"/>
        </w:rPr>
        <w:t>設計用の指令128本とEVの</w:t>
      </w:r>
      <w:r>
        <w:rPr>
          <w:rFonts w:hint="eastAsia"/>
          <w:lang w:eastAsia="ja-JP"/>
        </w:rPr>
        <w:t>SEEDランダム</w:t>
      </w:r>
      <w:r>
        <w:rPr>
          <w:lang w:eastAsia="ja-JP"/>
        </w:rPr>
        <w:t>3通りで入札する。論文には、今の環境で測り直した値を使う。</w:t>
      </w:r>
      <w:r>
        <w:rPr>
          <w:rFonts w:hint="eastAsia"/>
          <w:lang w:eastAsia="ja-JP"/>
        </w:rPr>
        <w:t xml:space="preserve">　と性能が足りなかった。　のと入札にすごい時間がかかった。</w:t>
      </w:r>
    </w:p>
    <w:p w14:paraId="00A12912" w14:textId="77777777" w:rsidR="000653BC" w:rsidRDefault="00000000">
      <w:pPr>
        <w:pStyle w:val="Caption"/>
        <w:jc w:val="center"/>
      </w:pPr>
      <w:r>
        <w:t>表3：旧環境での参考の値（7 station、360組）</w:t>
      </w:r>
    </w:p>
    <w:tbl>
      <w:tblPr>
        <w:tblStyle w:val="TableGrid"/>
        <w:tblW w:w="0" w:type="auto"/>
        <w:jc w:val="center"/>
        <w:tblLayout w:type="fixed"/>
        <w:tblLook w:val="04A0" w:firstRow="1" w:lastRow="0" w:firstColumn="1" w:lastColumn="0" w:noHBand="0" w:noVBand="1"/>
      </w:tblPr>
      <w:tblGrid>
        <w:gridCol w:w="850"/>
        <w:gridCol w:w="2835"/>
        <w:gridCol w:w="1984"/>
        <w:gridCol w:w="1134"/>
        <w:gridCol w:w="1134"/>
      </w:tblGrid>
      <w:tr w:rsidR="006773A5" w14:paraId="4E9AC9CE" w14:textId="77777777">
        <w:trPr>
          <w:cantSplit/>
          <w:tblHeader/>
          <w:jc w:val="center"/>
        </w:trPr>
        <w:tc>
          <w:tcPr>
            <w:tcW w:w="850" w:type="dxa"/>
            <w:shd w:val="clear" w:color="auto" w:fill="E8EEF5"/>
          </w:tcPr>
          <w:p w14:paraId="41B14133" w14:textId="77777777" w:rsidR="006773A5" w:rsidRDefault="006773A5">
            <w:pPr>
              <w:spacing w:after="0"/>
            </w:pPr>
            <w:r>
              <w:rPr>
                <w:b/>
                <w:sz w:val="17"/>
              </w:rPr>
              <w:t>市場</w:t>
            </w:r>
          </w:p>
        </w:tc>
        <w:tc>
          <w:tcPr>
            <w:tcW w:w="2835" w:type="dxa"/>
            <w:shd w:val="clear" w:color="auto" w:fill="E8EEF5"/>
          </w:tcPr>
          <w:p w14:paraId="481F1B11" w14:textId="77777777" w:rsidR="006773A5" w:rsidRDefault="006773A5">
            <w:pPr>
              <w:spacing w:after="0"/>
            </w:pPr>
            <w:r>
              <w:rPr>
                <w:b/>
                <w:sz w:val="17"/>
              </w:rPr>
              <w:t>方法</w:t>
            </w:r>
          </w:p>
        </w:tc>
        <w:tc>
          <w:tcPr>
            <w:tcW w:w="1984" w:type="dxa"/>
            <w:shd w:val="clear" w:color="auto" w:fill="E8EEF5"/>
          </w:tcPr>
          <w:p w14:paraId="6C5E42CD" w14:textId="77777777" w:rsidR="006773A5" w:rsidRDefault="006773A5">
            <w:pPr>
              <w:spacing w:after="0"/>
            </w:pPr>
            <w:r>
              <w:rPr>
                <w:b/>
                <w:sz w:val="17"/>
              </w:rPr>
              <w:t>1日すべて満たした組</w:t>
            </w:r>
          </w:p>
        </w:tc>
        <w:tc>
          <w:tcPr>
            <w:tcW w:w="1134" w:type="dxa"/>
            <w:shd w:val="clear" w:color="auto" w:fill="E8EEF5"/>
          </w:tcPr>
          <w:p w14:paraId="77359453" w14:textId="77777777" w:rsidR="006773A5" w:rsidRDefault="006773A5">
            <w:pPr>
              <w:spacing w:after="0"/>
            </w:pPr>
            <w:r>
              <w:rPr>
                <w:b/>
                <w:sz w:val="17"/>
              </w:rPr>
              <w:t>5分の追従率</w:t>
            </w:r>
          </w:p>
        </w:tc>
        <w:tc>
          <w:tcPr>
            <w:tcW w:w="1134" w:type="dxa"/>
            <w:shd w:val="clear" w:color="auto" w:fill="E8EEF5"/>
          </w:tcPr>
          <w:p w14:paraId="5D883D0B" w14:textId="77777777" w:rsidR="006773A5" w:rsidRDefault="006773A5">
            <w:pPr>
              <w:spacing w:after="0"/>
            </w:pPr>
            <w:r>
              <w:rPr>
                <w:b/>
                <w:sz w:val="17"/>
              </w:rPr>
              <w:t>SoC達成率</w:t>
            </w:r>
          </w:p>
        </w:tc>
      </w:tr>
      <w:tr w:rsidR="006773A5" w14:paraId="4CF3A91B" w14:textId="77777777">
        <w:trPr>
          <w:cantSplit/>
          <w:jc w:val="center"/>
        </w:trPr>
        <w:tc>
          <w:tcPr>
            <w:tcW w:w="850" w:type="dxa"/>
          </w:tcPr>
          <w:p w14:paraId="233CB283" w14:textId="77777777" w:rsidR="006773A5" w:rsidRDefault="006773A5">
            <w:pPr>
              <w:spacing w:after="0"/>
            </w:pPr>
            <w:r>
              <w:rPr>
                <w:sz w:val="17"/>
              </w:rPr>
              <w:t>AEMO</w:t>
            </w:r>
          </w:p>
        </w:tc>
        <w:tc>
          <w:tcPr>
            <w:tcW w:w="2835" w:type="dxa"/>
          </w:tcPr>
          <w:p w14:paraId="6A991AC9" w14:textId="77777777" w:rsidR="006773A5" w:rsidRDefault="006773A5">
            <w:pPr>
              <w:spacing w:after="0"/>
            </w:pPr>
            <w:r>
              <w:rPr>
                <w:sz w:val="17"/>
              </w:rPr>
              <w:t>全情報のLP</w:t>
            </w:r>
          </w:p>
        </w:tc>
        <w:tc>
          <w:tcPr>
            <w:tcW w:w="1984" w:type="dxa"/>
          </w:tcPr>
          <w:p w14:paraId="0EA59100" w14:textId="77777777" w:rsidR="006773A5" w:rsidRDefault="006773A5">
            <w:pPr>
              <w:spacing w:after="0"/>
              <w:jc w:val="right"/>
            </w:pPr>
            <w:r>
              <w:rPr>
                <w:sz w:val="17"/>
              </w:rPr>
              <w:t>73.3〜74.7%が成り立つ</w:t>
            </w:r>
          </w:p>
        </w:tc>
        <w:tc>
          <w:tcPr>
            <w:tcW w:w="1134" w:type="dxa"/>
          </w:tcPr>
          <w:p w14:paraId="00B869C5" w14:textId="77777777" w:rsidR="006773A5" w:rsidRDefault="006773A5">
            <w:pPr>
              <w:spacing w:after="0"/>
              <w:jc w:val="right"/>
            </w:pPr>
            <w:r>
              <w:rPr>
                <w:sz w:val="17"/>
              </w:rPr>
              <w:t>—</w:t>
            </w:r>
          </w:p>
        </w:tc>
        <w:tc>
          <w:tcPr>
            <w:tcW w:w="1134" w:type="dxa"/>
          </w:tcPr>
          <w:p w14:paraId="3DBE69F5" w14:textId="77777777" w:rsidR="006773A5" w:rsidRDefault="006773A5">
            <w:pPr>
              <w:spacing w:after="0"/>
              <w:jc w:val="right"/>
            </w:pPr>
            <w:r>
              <w:rPr>
                <w:sz w:val="17"/>
              </w:rPr>
              <w:t>—</w:t>
            </w:r>
          </w:p>
        </w:tc>
      </w:tr>
      <w:tr w:rsidR="006773A5" w14:paraId="55F36C95" w14:textId="77777777">
        <w:trPr>
          <w:cantSplit/>
          <w:jc w:val="center"/>
        </w:trPr>
        <w:tc>
          <w:tcPr>
            <w:tcW w:w="850" w:type="dxa"/>
          </w:tcPr>
          <w:p w14:paraId="3AAB5297" w14:textId="77777777" w:rsidR="006773A5" w:rsidRDefault="006773A5">
            <w:pPr>
              <w:spacing w:after="0"/>
            </w:pPr>
            <w:r>
              <w:rPr>
                <w:sz w:val="17"/>
              </w:rPr>
              <w:t>AEMO</w:t>
            </w:r>
          </w:p>
        </w:tc>
        <w:tc>
          <w:tcPr>
            <w:tcW w:w="2835" w:type="dxa"/>
          </w:tcPr>
          <w:p w14:paraId="598C4644" w14:textId="77777777" w:rsidR="006773A5" w:rsidRDefault="006773A5">
            <w:pPr>
              <w:spacing w:after="0"/>
            </w:pPr>
            <w:r>
              <w:rPr>
                <w:sz w:val="17"/>
              </w:rPr>
              <w:t>中央のルールベース</w:t>
            </w:r>
          </w:p>
        </w:tc>
        <w:tc>
          <w:tcPr>
            <w:tcW w:w="1984" w:type="dxa"/>
          </w:tcPr>
          <w:p w14:paraId="75708F9E" w14:textId="77777777" w:rsidR="006773A5" w:rsidRDefault="006773A5">
            <w:pPr>
              <w:spacing w:after="0"/>
              <w:jc w:val="right"/>
            </w:pPr>
            <w:r>
              <w:rPr>
                <w:sz w:val="17"/>
              </w:rPr>
              <w:t>47.5%</w:t>
            </w:r>
          </w:p>
        </w:tc>
        <w:tc>
          <w:tcPr>
            <w:tcW w:w="1134" w:type="dxa"/>
          </w:tcPr>
          <w:p w14:paraId="7A429655" w14:textId="77777777" w:rsidR="006773A5" w:rsidRDefault="006773A5">
            <w:pPr>
              <w:spacing w:after="0"/>
              <w:jc w:val="right"/>
            </w:pPr>
            <w:r>
              <w:rPr>
                <w:sz w:val="17"/>
              </w:rPr>
              <w:t>96.6%</w:t>
            </w:r>
          </w:p>
        </w:tc>
        <w:tc>
          <w:tcPr>
            <w:tcW w:w="1134" w:type="dxa"/>
          </w:tcPr>
          <w:p w14:paraId="678E377C" w14:textId="77777777" w:rsidR="006773A5" w:rsidRDefault="006773A5">
            <w:pPr>
              <w:spacing w:after="0"/>
              <w:jc w:val="right"/>
            </w:pPr>
            <w:r>
              <w:rPr>
                <w:sz w:val="17"/>
              </w:rPr>
              <w:t>100%</w:t>
            </w:r>
          </w:p>
        </w:tc>
      </w:tr>
      <w:tr w:rsidR="006773A5" w14:paraId="7E0D8F10" w14:textId="77777777">
        <w:trPr>
          <w:cantSplit/>
          <w:jc w:val="center"/>
        </w:trPr>
        <w:tc>
          <w:tcPr>
            <w:tcW w:w="850" w:type="dxa"/>
          </w:tcPr>
          <w:p w14:paraId="7699767A" w14:textId="77777777" w:rsidR="006773A5" w:rsidRDefault="006773A5">
            <w:pPr>
              <w:spacing w:after="0"/>
            </w:pPr>
            <w:r>
              <w:rPr>
                <w:sz w:val="17"/>
              </w:rPr>
              <w:t>AEMO</w:t>
            </w:r>
          </w:p>
        </w:tc>
        <w:tc>
          <w:tcPr>
            <w:tcW w:w="2835" w:type="dxa"/>
          </w:tcPr>
          <w:p w14:paraId="78632B2A" w14:textId="77777777" w:rsidR="006773A5" w:rsidRDefault="006773A5">
            <w:pPr>
              <w:spacing w:after="0"/>
              <w:rPr>
                <w:lang w:eastAsia="ja-JP"/>
              </w:rPr>
            </w:pPr>
            <w:r>
              <w:rPr>
                <w:sz w:val="17"/>
                <w:lang w:eastAsia="ja-JP"/>
              </w:rPr>
              <w:t>各時刻の中央LP（先を見ない）</w:t>
            </w:r>
          </w:p>
        </w:tc>
        <w:tc>
          <w:tcPr>
            <w:tcW w:w="1984" w:type="dxa"/>
          </w:tcPr>
          <w:p w14:paraId="0F7BEC69" w14:textId="77777777" w:rsidR="006773A5" w:rsidRDefault="006773A5">
            <w:pPr>
              <w:spacing w:after="0"/>
              <w:jc w:val="right"/>
            </w:pPr>
            <w:r>
              <w:rPr>
                <w:sz w:val="17"/>
              </w:rPr>
              <w:t>0.3%</w:t>
            </w:r>
          </w:p>
        </w:tc>
        <w:tc>
          <w:tcPr>
            <w:tcW w:w="1134" w:type="dxa"/>
          </w:tcPr>
          <w:p w14:paraId="20293F41" w14:textId="77777777" w:rsidR="006773A5" w:rsidRDefault="006773A5">
            <w:pPr>
              <w:spacing w:after="0"/>
              <w:jc w:val="right"/>
            </w:pPr>
            <w:r>
              <w:rPr>
                <w:sz w:val="17"/>
              </w:rPr>
              <w:t>84.8%</w:t>
            </w:r>
          </w:p>
        </w:tc>
        <w:tc>
          <w:tcPr>
            <w:tcW w:w="1134" w:type="dxa"/>
          </w:tcPr>
          <w:p w14:paraId="696C628C" w14:textId="77777777" w:rsidR="006773A5" w:rsidRDefault="006773A5">
            <w:pPr>
              <w:spacing w:after="0"/>
              <w:jc w:val="right"/>
            </w:pPr>
            <w:r>
              <w:rPr>
                <w:sz w:val="17"/>
              </w:rPr>
              <w:t>99.7%</w:t>
            </w:r>
          </w:p>
        </w:tc>
      </w:tr>
      <w:tr w:rsidR="006773A5" w14:paraId="4C5C1922" w14:textId="77777777" w:rsidTr="006773A5">
        <w:trPr>
          <w:cantSplit/>
          <w:jc w:val="center"/>
        </w:trPr>
        <w:tc>
          <w:tcPr>
            <w:tcW w:w="850" w:type="dxa"/>
            <w:shd w:val="clear" w:color="auto" w:fill="FFFF00"/>
          </w:tcPr>
          <w:p w14:paraId="693662D4" w14:textId="77777777" w:rsidR="006773A5" w:rsidRDefault="006773A5">
            <w:pPr>
              <w:spacing w:after="0"/>
            </w:pPr>
            <w:r>
              <w:rPr>
                <w:sz w:val="17"/>
              </w:rPr>
              <w:t>AEMO</w:t>
            </w:r>
          </w:p>
        </w:tc>
        <w:tc>
          <w:tcPr>
            <w:tcW w:w="2835" w:type="dxa"/>
            <w:shd w:val="clear" w:color="auto" w:fill="FFFF00"/>
          </w:tcPr>
          <w:p w14:paraId="667A4F55" w14:textId="77777777" w:rsidR="006773A5" w:rsidRDefault="006773A5">
            <w:pPr>
              <w:spacing w:after="0"/>
              <w:rPr>
                <w:lang w:eastAsia="ja-JP"/>
              </w:rPr>
            </w:pPr>
            <w:r>
              <w:rPr>
                <w:sz w:val="17"/>
                <w:lang w:eastAsia="ja-JP"/>
              </w:rPr>
              <w:t>分散MARL（行動器だけ）</w:t>
            </w:r>
          </w:p>
        </w:tc>
        <w:tc>
          <w:tcPr>
            <w:tcW w:w="1984" w:type="dxa"/>
            <w:shd w:val="clear" w:color="auto" w:fill="FFFF00"/>
          </w:tcPr>
          <w:p w14:paraId="7D42546E" w14:textId="77777777" w:rsidR="006773A5" w:rsidRDefault="006773A5">
            <w:pPr>
              <w:spacing w:after="0"/>
              <w:jc w:val="right"/>
            </w:pPr>
            <w:r>
              <w:rPr>
                <w:sz w:val="17"/>
              </w:rPr>
              <w:t>0.3%</w:t>
            </w:r>
          </w:p>
        </w:tc>
        <w:tc>
          <w:tcPr>
            <w:tcW w:w="1134" w:type="dxa"/>
            <w:shd w:val="clear" w:color="auto" w:fill="FFFF00"/>
          </w:tcPr>
          <w:p w14:paraId="74ADF705" w14:textId="77777777" w:rsidR="006773A5" w:rsidRDefault="006773A5">
            <w:pPr>
              <w:spacing w:after="0"/>
              <w:jc w:val="right"/>
            </w:pPr>
            <w:r>
              <w:rPr>
                <w:sz w:val="17"/>
              </w:rPr>
              <w:t>90.5%</w:t>
            </w:r>
          </w:p>
        </w:tc>
        <w:tc>
          <w:tcPr>
            <w:tcW w:w="1134" w:type="dxa"/>
            <w:shd w:val="clear" w:color="auto" w:fill="FFFF00"/>
          </w:tcPr>
          <w:p w14:paraId="50EA6CC8" w14:textId="77777777" w:rsidR="006773A5" w:rsidRDefault="006773A5">
            <w:pPr>
              <w:spacing w:after="0"/>
              <w:jc w:val="right"/>
            </w:pPr>
            <w:r>
              <w:rPr>
                <w:sz w:val="17"/>
              </w:rPr>
              <w:t>82.8%</w:t>
            </w:r>
          </w:p>
        </w:tc>
      </w:tr>
      <w:tr w:rsidR="006773A5" w14:paraId="6E181873" w14:textId="77777777">
        <w:trPr>
          <w:cantSplit/>
          <w:jc w:val="center"/>
        </w:trPr>
        <w:tc>
          <w:tcPr>
            <w:tcW w:w="850" w:type="dxa"/>
          </w:tcPr>
          <w:p w14:paraId="043D1D73" w14:textId="77777777" w:rsidR="006773A5" w:rsidRDefault="006773A5">
            <w:pPr>
              <w:spacing w:after="0"/>
            </w:pPr>
            <w:r>
              <w:rPr>
                <w:sz w:val="17"/>
              </w:rPr>
              <w:t>ERCOT</w:t>
            </w:r>
          </w:p>
        </w:tc>
        <w:tc>
          <w:tcPr>
            <w:tcW w:w="2835" w:type="dxa"/>
          </w:tcPr>
          <w:p w14:paraId="379F6E10" w14:textId="77777777" w:rsidR="006773A5" w:rsidRDefault="006773A5">
            <w:pPr>
              <w:spacing w:after="0"/>
            </w:pPr>
            <w:r>
              <w:rPr>
                <w:sz w:val="17"/>
              </w:rPr>
              <w:t>全情報のLP</w:t>
            </w:r>
          </w:p>
        </w:tc>
        <w:tc>
          <w:tcPr>
            <w:tcW w:w="1984" w:type="dxa"/>
          </w:tcPr>
          <w:p w14:paraId="7A4E38DF" w14:textId="77777777" w:rsidR="006773A5" w:rsidRDefault="006773A5">
            <w:pPr>
              <w:spacing w:after="0"/>
              <w:jc w:val="right"/>
            </w:pPr>
            <w:r>
              <w:rPr>
                <w:sz w:val="17"/>
              </w:rPr>
              <w:t>80.8〜81.7%が成り立つ</w:t>
            </w:r>
          </w:p>
        </w:tc>
        <w:tc>
          <w:tcPr>
            <w:tcW w:w="1134" w:type="dxa"/>
          </w:tcPr>
          <w:p w14:paraId="25E8B3C8" w14:textId="77777777" w:rsidR="006773A5" w:rsidRDefault="006773A5">
            <w:pPr>
              <w:spacing w:after="0"/>
              <w:jc w:val="right"/>
            </w:pPr>
            <w:r>
              <w:rPr>
                <w:sz w:val="17"/>
              </w:rPr>
              <w:t>—</w:t>
            </w:r>
          </w:p>
        </w:tc>
        <w:tc>
          <w:tcPr>
            <w:tcW w:w="1134" w:type="dxa"/>
          </w:tcPr>
          <w:p w14:paraId="6B45C15E" w14:textId="77777777" w:rsidR="006773A5" w:rsidRDefault="006773A5">
            <w:pPr>
              <w:spacing w:after="0"/>
              <w:jc w:val="right"/>
            </w:pPr>
            <w:r>
              <w:rPr>
                <w:sz w:val="17"/>
              </w:rPr>
              <w:t>—</w:t>
            </w:r>
          </w:p>
        </w:tc>
      </w:tr>
      <w:tr w:rsidR="006773A5" w14:paraId="68328BF4" w14:textId="77777777" w:rsidTr="006773A5">
        <w:trPr>
          <w:cantSplit/>
          <w:jc w:val="center"/>
        </w:trPr>
        <w:tc>
          <w:tcPr>
            <w:tcW w:w="850" w:type="dxa"/>
            <w:shd w:val="clear" w:color="auto" w:fill="FFFF00"/>
          </w:tcPr>
          <w:p w14:paraId="2D6EE3CC" w14:textId="77777777" w:rsidR="006773A5" w:rsidRDefault="006773A5">
            <w:pPr>
              <w:spacing w:after="0"/>
            </w:pPr>
            <w:r>
              <w:rPr>
                <w:sz w:val="17"/>
              </w:rPr>
              <w:t>ERCOT</w:t>
            </w:r>
          </w:p>
        </w:tc>
        <w:tc>
          <w:tcPr>
            <w:tcW w:w="2835" w:type="dxa"/>
            <w:shd w:val="clear" w:color="auto" w:fill="FFFF00"/>
          </w:tcPr>
          <w:p w14:paraId="1225D1DE" w14:textId="77777777" w:rsidR="006773A5" w:rsidRDefault="006773A5">
            <w:pPr>
              <w:spacing w:after="0"/>
              <w:rPr>
                <w:lang w:eastAsia="ja-JP"/>
              </w:rPr>
            </w:pPr>
            <w:r>
              <w:rPr>
                <w:sz w:val="17"/>
                <w:lang w:eastAsia="ja-JP"/>
              </w:rPr>
              <w:t>分散MARL（行動器だけ）</w:t>
            </w:r>
          </w:p>
        </w:tc>
        <w:tc>
          <w:tcPr>
            <w:tcW w:w="1984" w:type="dxa"/>
            <w:shd w:val="clear" w:color="auto" w:fill="FFFF00"/>
          </w:tcPr>
          <w:p w14:paraId="4FF0F36F" w14:textId="77777777" w:rsidR="006773A5" w:rsidRDefault="006773A5">
            <w:pPr>
              <w:spacing w:after="0"/>
              <w:jc w:val="right"/>
            </w:pPr>
            <w:r>
              <w:rPr>
                <w:sz w:val="17"/>
              </w:rPr>
              <w:t>0%</w:t>
            </w:r>
          </w:p>
        </w:tc>
        <w:tc>
          <w:tcPr>
            <w:tcW w:w="1134" w:type="dxa"/>
            <w:shd w:val="clear" w:color="auto" w:fill="FFFF00"/>
          </w:tcPr>
          <w:p w14:paraId="69B7D598" w14:textId="77777777" w:rsidR="006773A5" w:rsidRDefault="006773A5">
            <w:pPr>
              <w:spacing w:after="0"/>
              <w:jc w:val="right"/>
            </w:pPr>
            <w:r>
              <w:rPr>
                <w:sz w:val="17"/>
              </w:rPr>
              <w:t>88.7%</w:t>
            </w:r>
          </w:p>
        </w:tc>
        <w:tc>
          <w:tcPr>
            <w:tcW w:w="1134" w:type="dxa"/>
            <w:shd w:val="clear" w:color="auto" w:fill="FFFF00"/>
          </w:tcPr>
          <w:p w14:paraId="4C8A141D" w14:textId="77777777" w:rsidR="006773A5" w:rsidRDefault="006773A5">
            <w:pPr>
              <w:spacing w:after="0"/>
              <w:jc w:val="right"/>
            </w:pPr>
            <w:r>
              <w:rPr>
                <w:sz w:val="17"/>
              </w:rPr>
              <w:t>65.8%</w:t>
            </w:r>
          </w:p>
        </w:tc>
      </w:tr>
    </w:tbl>
    <w:p w14:paraId="762FED4C" w14:textId="77777777" w:rsidR="000653BC" w:rsidRDefault="000653BC"/>
    <w:p w14:paraId="27AF7EC3" w14:textId="77777777" w:rsidR="00B12E84" w:rsidRDefault="00B12E84">
      <w:pPr>
        <w:pStyle w:val="Heading3"/>
        <w:rPr>
          <w:lang w:eastAsia="ja-JP"/>
        </w:rPr>
      </w:pPr>
      <w:r>
        <w:rPr>
          <w:lang w:eastAsia="ja-JP"/>
        </w:rPr>
        <w:t>4.2.2</w:t>
      </w:r>
      <w:r>
        <w:rPr>
          <w:rFonts w:hint="eastAsia"/>
          <w:lang w:eastAsia="ja-JP"/>
        </w:rPr>
        <w:t xml:space="preserve">　入札の前提を変えた入札量</w:t>
      </w:r>
    </w:p>
    <w:p w14:paraId="129EC5F3" w14:textId="77777777" w:rsidR="00211259" w:rsidRDefault="00620F77" w:rsidP="00211259">
      <w:pPr>
        <w:rPr>
          <w:lang w:eastAsia="ja-JP"/>
        </w:rPr>
      </w:pPr>
      <w:r>
        <w:rPr>
          <w:rFonts w:hint="eastAsia"/>
          <w:lang w:eastAsia="ja-JP"/>
        </w:rPr>
        <w:t xml:space="preserve">前日は当日の指令を完全に知らないし予測できない。　evは当日のを知っているが指令は知らない前提で入札すると、最大の</w:t>
      </w:r>
      <w:del w:id="9004" w:author="Claude" w:date="2026-10-13T04:50:59Z">
        <w:r>
          <w:rPr>
            <w:rFonts w:hint="eastAsia"/>
            <w:lang w:eastAsia="ja-JP"/>
          </w:rPr>
          <w:delText xml:space="preserve">***</w:delText>
        </w:r>
      </w:del>
      <w:ins w:id="9005" w:author="Claude" w:date="2026-10-13T04:50:59Z">
        <w:r>
          <w:rPr>
            <w:rFonts w:hint="eastAsia"/>
            <w:lang w:eastAsia="ja-JP"/>
          </w:rPr>
          <w:t xml:space="preserve">96.5〜97.8</w:t>
        </w:r>
      </w:ins>
      <w:r>
        <w:rPr>
          <w:rFonts w:hint="eastAsia"/>
          <w:lang w:eastAsia="ja-JP"/>
        </w:rPr>
        <w:t>％の容量を入札でき、未見合格率は</w:t>
      </w:r>
      <w:del w:id="9002" w:author="Claude" w:date="2026-10-13T04:50:59Z">
        <w:r>
          <w:rPr>
            <w:rFonts w:hint="eastAsia"/>
            <w:lang w:eastAsia="ja-JP"/>
          </w:rPr>
          <w:delText xml:space="preserve">**</w:delText>
        </w:r>
      </w:del>
      <w:ins w:id="9003" w:author="Claude" w:date="2026-10-13T04:50:59Z">
        <w:r>
          <w:rPr>
            <w:rFonts w:hint="eastAsia"/>
            <w:lang w:eastAsia="ja-JP"/>
          </w:rPr>
          <w:t xml:space="preserve">100</w:t>
        </w:r>
      </w:ins>
      <w:r>
        <w:rPr>
          <w:rFonts w:hint="eastAsia"/>
          <w:lang w:eastAsia="ja-JP"/>
        </w:rPr>
        <w:t>%だった。</w:t>
      </w:r>
      <w:ins w:id="9001" w:author="Claude" w:date="2026-10-13T04:50:59Z">
        <w:r>
          <w:rPr>
            <w:rFonts w:hint="eastAsia"/>
            <w:lang w:eastAsia="ja-JP"/>
          </w:rPr>
          <w:t xml:space="preserve">［実測、6 station・40組。容量は、EVと指令をすべて知る入札（AEMO 22,963、ERCOT 22,964 kW・コマ／日）を100%とした比。どちらも知らない本線の入札は68.6〜70.6%］</w:t>
        </w:r>
      </w:ins>
      <w:r>
        <w:rPr>
          <w:rFonts w:hint="eastAsia"/>
          <w:lang w:eastAsia="ja-JP"/>
        </w:rPr>
        <w:t xml:space="preserve">　　当日の指令のバリエーションを増やさないと、未見合格率が落ちる。　（表あとで乗せる）　</w:t>
      </w:r>
      <w:r>
        <w:rPr>
          <w:lang w:eastAsia="ja-JP"/>
        </w:rPr>
        <w:t>。</w:t>
      </w:r>
    </w:p>
    <w:p w14:paraId="701CBD36" w14:textId="7DE79708" w:rsidR="00826914" w:rsidRDefault="00826914" w:rsidP="00826914">
      <w:pPr>
        <w:rPr>
          <w:lang w:eastAsia="ja-JP"/>
        </w:rPr>
      </w:pPr>
      <w:r>
        <w:rPr>
          <w:rFonts w:hint="eastAsia"/>
          <w:lang w:eastAsia="ja-JP"/>
        </w:rPr>
        <w:t>当日のev到着状況は誤差がある</w:t>
      </w:r>
      <w:r>
        <w:rPr>
          <w:lang w:eastAsia="ja-JP"/>
        </w:rPr>
        <w:t>。</w:t>
      </w:r>
      <w:r>
        <w:rPr>
          <w:rFonts w:hint="eastAsia"/>
          <w:lang w:eastAsia="ja-JP"/>
        </w:rPr>
        <w:t xml:space="preserve">　指令が当日のを知っている前提で入札すると、最大</w:t>
      </w:r>
      <w:del w:id="9007" w:author="Claude" w:date="2026-10-13T04:50:59Z">
        <w:r>
          <w:rPr>
            <w:rFonts w:hint="eastAsia"/>
            <w:lang w:eastAsia="ja-JP"/>
          </w:rPr>
          <w:delText xml:space="preserve">***</w:delText>
        </w:r>
      </w:del>
      <w:ins w:id="9008" w:author="Claude" w:date="2026-10-13T04:50:59Z">
        <w:r>
          <w:rPr>
            <w:rFonts w:hint="eastAsia"/>
            <w:lang w:eastAsia="ja-JP"/>
          </w:rPr>
          <w:t xml:space="preserve">73.2</w:t>
        </w:r>
      </w:ins>
      <w:r>
        <w:rPr>
          <w:rFonts w:hint="eastAsia"/>
          <w:lang w:eastAsia="ja-JP"/>
        </w:rPr>
        <w:t>％の容量を入札できた。</w:t>
      </w:r>
      <w:ins w:id="9006" w:author="Claude" w:date="2026-10-13T04:50:59Z">
        <w:r>
          <w:rPr>
            <w:rFonts w:hint="eastAsia"/>
            <w:lang w:eastAsia="ja-JP"/>
          </w:rPr>
          <w:t xml:space="preserve">［実測、6 station・40組。EVと指令をすべて知る入札を100%とした比］</w:t>
        </w:r>
      </w:ins>
      <w:r>
        <w:rPr>
          <w:rFonts w:hint="eastAsia"/>
          <w:lang w:eastAsia="ja-JP"/>
        </w:rPr>
        <w:t xml:space="preserve">　　ただ、evの選び方によって同じSEED数でも未見合格率が変わる。　また、同じ選び方でも予測精度によって結果が変わる。evのこっちもあとで表にする　</w:t>
      </w:r>
    </w:p>
    <w:p w14:paraId="1993BAD4" w14:textId="77777777" w:rsidR="00862917" w:rsidRPr="00862917" w:rsidRDefault="00862917" w:rsidP="00862917">
      <w:pPr>
        <w:rPr>
          <w:color w:val="EE0000"/>
          <w:lang w:eastAsia="ja-JP"/>
        </w:rPr>
      </w:pPr>
      <w:r>
        <w:rPr>
          <w:rFonts w:hint="eastAsia"/>
          <w:color w:val="EE0000"/>
          <w:lang w:eastAsia="ja-JP"/>
        </w:rPr>
        <w:t xml:space="preserve">・　evの選び方、指令の数ごとの未見合格率の表　（最終版の選び方の妥当性説明）</w:t>
      </w:r>
    </w:p>
    <w:p w14:paraId="53731462" w14:textId="77777777" w:rsidR="00620F77" w:rsidRPr="00862917" w:rsidRDefault="00620F77" w:rsidP="00211259">
      <w:pPr>
        <w:rPr>
          <w:lang w:eastAsia="ja-JP"/>
        </w:rPr>
      </w:pPr>
    </w:p>
    <w:p w14:paraId="00E1C461" w14:textId="77777777" w:rsidR="00211259" w:rsidRPr="00211259" w:rsidRDefault="00211259" w:rsidP="00211259">
      <w:pPr>
        <w:rPr>
          <w:lang w:eastAsia="ja-JP"/>
        </w:rPr>
      </w:pPr>
    </w:p>
    <w:p w14:paraId="7037695E" w14:textId="77777777" w:rsidR="000653BC" w:rsidRDefault="00000000">
      <w:pPr>
        <w:pStyle w:val="Heading3"/>
        <w:rPr>
          <w:lang w:eastAsia="ja-JP"/>
        </w:rPr>
      </w:pPr>
      <w:r>
        <w:rPr>
          <w:lang w:eastAsia="ja-JP"/>
        </w:rPr>
        <w:t xml:space="preserve">4.2.2　制御の前提を変えた性能</w:t>
      </w:r>
    </w:p>
    <w:p w14:paraId="18D23AD5" w14:textId="77777777" w:rsidR="00F33796" w:rsidRDefault="00585A04" w:rsidP="00F33796">
      <w:pPr>
        <w:rPr>
          <w:lang w:eastAsia="ja-JP"/>
        </w:rPr>
      </w:pPr>
      <w:r>
        <w:rPr>
          <w:rFonts w:hint="eastAsia"/>
          <w:lang w:eastAsia="ja-JP"/>
        </w:rPr>
        <w:t xml:space="preserve">入札を固定して、全知LP、中央ルールベース、MARL　で制御する。　</w:t>
      </w:r>
    </w:p>
    <w:p w14:paraId="5427A9CF" w14:textId="77777777" w:rsidR="008A58F9" w:rsidRDefault="00386D90" w:rsidP="00F33796">
      <w:pPr>
        <w:rPr>
          <w:lang w:eastAsia="ja-JP"/>
        </w:rPr>
      </w:pPr>
      <w:r>
        <w:rPr>
          <w:lang w:eastAsia="ja-JP"/>
        </w:rPr>
        <w:t>全情報のLP</w:t>
      </w:r>
      <w:r>
        <w:rPr>
          <w:rFonts w:hint="eastAsia"/>
          <w:lang w:eastAsia="ja-JP"/>
        </w:rPr>
        <w:t>では未見通過率は</w:t>
      </w:r>
      <w:del w:id="9010" w:author="Claude" w:date="2026-10-13T04:50:59Z">
        <w:r>
          <w:rPr>
            <w:rFonts w:hint="eastAsia"/>
            <w:lang w:eastAsia="ja-JP"/>
          </w:rPr>
          <w:delText xml:space="preserve">***</w:delText>
        </w:r>
      </w:del>
      <w:ins w:id="9011" w:author="Claude" w:date="2026-10-13T04:50:59Z">
        <w:r>
          <w:rPr>
            <w:rFonts w:hint="eastAsia"/>
            <w:lang w:eastAsia="ja-JP"/>
          </w:rPr>
          <w:t xml:space="preserve">97.5〜100</w:t>
        </w:r>
      </w:ins>
      <w:r>
        <w:rPr>
          <w:rFonts w:hint="eastAsia"/>
          <w:lang w:eastAsia="ja-JP"/>
        </w:rPr>
        <w:t>%だった。</w:t>
      </w:r>
      <w:ins w:id="9009" w:author="Claude" w:date="2026-10-13T04:50:59Z">
        <w:r>
          <w:rPr>
            <w:rFonts w:hint="eastAsia"/>
            <w:lang w:eastAsia="ja-JP"/>
          </w:rPr>
          <w:t xml:space="preserve">［実測、6・20 station、AEMO・ERCOT、各40組。20 station ERCOTの1組は時間内に判定できず］</w:t>
        </w:r>
      </w:ins>
    </w:p>
    <w:p w14:paraId="10AA5F64" w14:textId="77777777" w:rsidR="0043318F" w:rsidRDefault="008A58F9" w:rsidP="00F33796">
      <w:pPr>
        <w:rPr>
          <w:lang w:eastAsia="ja-JP"/>
        </w:rPr>
      </w:pPr>
      <w:r>
        <w:rPr>
          <w:rFonts w:hint="eastAsia"/>
          <w:lang w:eastAsia="ja-JP"/>
        </w:rPr>
        <w:lastRenderedPageBreak/>
        <w:t>中央ルールベースでの未見通過率は</w:t>
      </w:r>
      <w:del w:id="9017" w:author="Claude" w:date="2026-10-13T04:50:59Z">
        <w:r>
          <w:rPr>
            <w:rFonts w:hint="eastAsia"/>
            <w:lang w:eastAsia="ja-JP"/>
          </w:rPr>
          <w:delText xml:space="preserve">***</w:delText>
        </w:r>
      </w:del>
      <w:ins w:id="9018" w:author="Claude" w:date="2026-10-13T04:50:59Z">
        <w:r>
          <w:rPr>
            <w:rFonts w:hint="eastAsia"/>
            <w:lang w:eastAsia="ja-JP"/>
          </w:rPr>
          <w:t xml:space="preserve">67.5〜82.5</w:t>
        </w:r>
      </w:ins>
      <w:r>
        <w:rPr>
          <w:rFonts w:hint="eastAsia"/>
          <w:lang w:eastAsia="ja-JP"/>
        </w:rPr>
        <w:t>％だった。また、各日における性能を見ると、GLOBALが</w:t>
      </w:r>
      <w:del w:id="9015" w:author="Claude" w:date="2026-10-13T04:50:59Z">
        <w:r>
          <w:rPr>
            <w:rFonts w:hint="eastAsia"/>
            <w:lang w:eastAsia="ja-JP"/>
          </w:rPr>
          <w:delText xml:space="preserve">***</w:delText>
        </w:r>
      </w:del>
      <w:ins w:id="9016" w:author="Claude" w:date="2026-10-13T04:50:59Z">
        <w:r>
          <w:rPr>
            <w:rFonts w:hint="eastAsia"/>
            <w:lang w:eastAsia="ja-JP"/>
          </w:rPr>
          <w:t xml:space="preserve">97.4〜99.4</w:t>
        </w:r>
      </w:ins>
      <w:r>
        <w:rPr>
          <w:rFonts w:hint="eastAsia"/>
          <w:lang w:eastAsia="ja-JP"/>
        </w:rPr>
        <w:t xml:space="preserve">% 　LOCALが</w:t>
      </w:r>
      <w:del w:id="9013" w:author="Claude" w:date="2026-10-13T04:50:59Z">
        <w:r>
          <w:rPr>
            <w:rFonts w:hint="eastAsia"/>
            <w:lang w:eastAsia="ja-JP"/>
          </w:rPr>
          <w:delText xml:space="preserve">***</w:delText>
        </w:r>
      </w:del>
      <w:ins w:id="9014" w:author="Claude" w:date="2026-10-13T04:50:59Z">
        <w:r>
          <w:rPr>
            <w:rFonts w:hint="eastAsia"/>
            <w:lang w:eastAsia="ja-JP"/>
          </w:rPr>
          <w:t xml:space="preserve">100</w:t>
        </w:r>
      </w:ins>
      <w:r>
        <w:rPr>
          <w:rFonts w:hint="eastAsia"/>
          <w:lang w:eastAsia="ja-JP"/>
        </w:rPr>
        <w:t>%だった。</w:t>
      </w:r>
      <w:ins w:id="9012" w:author="Claude" w:date="2026-10-13T04:50:59Z">
        <w:r>
          <w:rPr>
            <w:rFonts w:hint="eastAsia"/>
            <w:lang w:eastAsia="ja-JP"/>
          </w:rPr>
          <w:t xml:space="preserve">［実測、6・20 station、AEMO・ERCOT、各40組。未見通過率は1日のすべての5分を帯に入れた組の割合、GLOBALは5分ごとの合格率、LOCALは出発時のSoC達成率］</w:t>
        </w:r>
      </w:ins>
      <w:r>
        <w:rPr>
          <w:rFonts w:hint="eastAsia"/>
          <w:lang w:eastAsia="ja-JP"/>
        </w:rPr>
        <w:t xml:space="preserve">　</w:t>
      </w:r>
    </w:p>
    <w:p w14:paraId="731A3619" w14:textId="77777777" w:rsidR="00386D90" w:rsidRPr="00B2358C" w:rsidRDefault="00386D90" w:rsidP="00386D90">
      <w:pPr>
        <w:rPr>
          <w:lang w:eastAsia="ja-JP"/>
        </w:rPr>
      </w:pPr>
      <w:r>
        <w:rPr>
          <w:lang w:eastAsia="ja-JP"/>
        </w:rPr>
        <w:t>行動器の5分ごとの誤差の平均（MAE）は、学習の途中で最も小さい時でも、6 stationで7.2〜7.4 kWだった。</w:t>
      </w:r>
      <w:r>
        <w:rPr>
          <w:rFonts w:hint="eastAsia"/>
          <w:lang w:eastAsia="ja-JP"/>
        </w:rPr>
        <w:t xml:space="preserve">それに対し、初期方法はMAE×10より小さい値の入札を多くしていて、それらに多く合格的なかった。　また、この入札の仕方だと、基準値が跳ねる場合があり、その大きい基準値で多く外していた。　</w:t>
      </w:r>
    </w:p>
    <w:p w14:paraId="4F9A54D1" w14:textId="77777777" w:rsidR="006D1C13" w:rsidRDefault="004423D7" w:rsidP="006D1C13">
      <w:pPr>
        <w:rPr>
          <w:lang w:eastAsia="ja-JP"/>
        </w:rPr>
      </w:pPr>
      <w:r>
        <w:rPr>
          <w:rFonts w:hint="eastAsia"/>
          <w:lang w:eastAsia="ja-JP"/>
        </w:rPr>
        <w:t>GLOBALCRITIC</w:t>
      </w:r>
      <w:r>
        <w:rPr>
          <w:lang w:eastAsia="ja-JP"/>
        </w:rPr>
        <w:t>だけで学習した行動器と</w:t>
      </w:r>
      <w:r>
        <w:rPr>
          <w:rFonts w:hint="eastAsia"/>
          <w:lang w:eastAsia="ja-JP"/>
        </w:rPr>
        <w:t>初期方法</w:t>
      </w:r>
      <w:r>
        <w:rPr>
          <w:lang w:eastAsia="ja-JP"/>
        </w:rPr>
        <w:t>を比べた（図6）。</w:t>
      </w:r>
      <w:r>
        <w:rPr>
          <w:rFonts w:hint="eastAsia"/>
          <w:lang w:eastAsia="ja-JP"/>
        </w:rPr>
        <w:t>GLOBALのみ</w:t>
      </w:r>
      <w:r>
        <w:rPr>
          <w:lang w:eastAsia="ja-JP"/>
        </w:rPr>
        <w:t>は追従率が2.7〜4.5ポイント高く、MAEは約4.8 kW。</w:t>
      </w:r>
    </w:p>
    <w:p w14:paraId="6EB4B9F4" w14:textId="77777777" w:rsidR="00386D90" w:rsidRPr="00386D90" w:rsidRDefault="00386D90" w:rsidP="00F33796">
      <w:pPr>
        <w:rPr>
          <w:lang w:eastAsia="ja-JP"/>
        </w:rPr>
      </w:pPr>
    </w:p>
    <w:p w14:paraId="264EB24A" w14:textId="77777777" w:rsidR="000653BC" w:rsidRDefault="00000000">
      <w:pPr>
        <w:pStyle w:val="Heading3"/>
        <w:rPr>
          <w:lang w:eastAsia="ja-JP"/>
        </w:rPr>
      </w:pPr>
      <w:r>
        <w:rPr>
          <w:lang w:eastAsia="ja-JP"/>
        </w:rPr>
        <w:t xml:space="preserve">4.2.3　難し</w:t>
      </w:r>
      <w:r>
        <w:rPr>
          <w:rFonts w:hint="eastAsia"/>
          <w:lang w:eastAsia="ja-JP"/>
        </w:rPr>
        <w:t>さの原因</w:t>
      </w:r>
      <w:r>
        <w:rPr>
          <w:lang w:eastAsia="ja-JP"/>
        </w:rPr>
        <w:t>と、その影響</w:t>
      </w:r>
    </w:p>
    <w:p w14:paraId="341A830C" w14:textId="77777777" w:rsidR="00471FDA" w:rsidRDefault="00471FDA" w:rsidP="00471FDA">
      <w:pPr>
        <w:rPr>
          <w:lang w:eastAsia="ja-JP"/>
        </w:rPr>
      </w:pPr>
    </w:p>
    <w:p w14:paraId="782225BE" w14:textId="77777777" w:rsidR="00471FDA" w:rsidRDefault="00471FDA" w:rsidP="00471FDA">
      <w:pPr>
        <w:rPr>
          <w:lang w:eastAsia="ja-JP"/>
        </w:rPr>
      </w:pPr>
    </w:p>
    <w:p w14:paraId="510EE7AD" w14:textId="77777777" w:rsidR="00324910" w:rsidRDefault="00826914" w:rsidP="00471FDA">
      <w:pPr>
        <w:rPr>
          <w:lang w:eastAsia="ja-JP"/>
        </w:rPr>
      </w:pPr>
      <w:r>
        <w:rPr>
          <w:rFonts w:hint="eastAsia"/>
          <w:lang w:eastAsia="ja-JP"/>
        </w:rPr>
        <w:t>まとめ</w:t>
      </w:r>
    </w:p>
    <w:p w14:paraId="43DAC937" w14:textId="77777777" w:rsidR="001C4BC6" w:rsidRPr="00862917" w:rsidRDefault="001C4BC6" w:rsidP="001C4BC6">
      <w:pPr>
        <w:rPr>
          <w:color w:val="EE0000"/>
          <w:lang w:eastAsia="ja-JP"/>
        </w:rPr>
      </w:pPr>
      <w:r>
        <w:rPr>
          <w:rFonts w:hint="eastAsia"/>
          <w:color w:val="EE0000"/>
          <w:lang w:eastAsia="ja-JP"/>
        </w:rPr>
        <w:t>・　入札の前提によってどれくらい入札が小さくなるか、また制御の前提ごとに、または合格率が低くなるか（難しさの分解のところ）</w:t>
      </w:r>
    </w:p>
    <w:p w14:paraId="3B661600" w14:textId="77777777" w:rsidR="001C4BC6" w:rsidRPr="001C4BC6" w:rsidRDefault="001C4BC6" w:rsidP="00471FDA">
      <w:pPr>
        <w:rPr>
          <w:lang w:eastAsia="ja-JP"/>
        </w:rPr>
      </w:pPr>
    </w:p>
    <w:p w14:paraId="5666E1BA" w14:textId="77777777" w:rsidR="000653BC" w:rsidRDefault="00000000">
      <w:pPr>
        <w:rPr>
          <w:lang w:eastAsia="ja-JP"/>
        </w:rPr>
      </w:pPr>
      <w:r>
        <w:rPr>
          <w:rFonts w:eastAsia="游ゴシック"/>
          <w:b/>
          <w:lang w:eastAsia="ja-JP"/>
        </w:rPr>
        <w:t>原因1：指令が分からない</w:t>
      </w:r>
      <w:r>
        <w:rPr>
          <w:lang w:eastAsia="ja-JP"/>
        </w:rPr>
        <w:t xml:space="preserve">　</w:t>
      </w:r>
      <w:r>
        <w:rPr>
          <w:rFonts w:hint="eastAsia"/>
          <w:lang w:eastAsia="ja-JP"/>
        </w:rPr>
        <w:t xml:space="preserve">　入札</w:t>
      </w:r>
      <w:del w:id="9020" w:author="Claude" w:date="2026-10-13T04:50:59Z">
        <w:r>
          <w:rPr>
            <w:rFonts w:hint="eastAsia"/>
            <w:lang w:eastAsia="ja-JP"/>
          </w:rPr>
          <w:delText xml:space="preserve">***</w:delText>
        </w:r>
      </w:del>
      <w:ins w:id="9021" w:author="Claude" w:date="2026-10-13T04:50:59Z">
        <w:r>
          <w:rPr>
            <w:rFonts w:hint="eastAsia"/>
            <w:lang w:eastAsia="ja-JP"/>
          </w:rPr>
          <w:t xml:space="preserve">2.2〜3.5</w:t>
        </w:r>
      </w:ins>
      <w:r>
        <w:rPr>
          <w:rFonts w:hint="eastAsia"/>
          <w:lang w:eastAsia="ja-JP"/>
        </w:rPr>
        <w:t>％減</w:t>
      </w:r>
      <w:ins w:id="9019" w:author="Claude" w:date="2026-10-13T04:50:59Z">
        <w:r>
          <w:rPr>
            <w:rFonts w:hint="eastAsia"/>
            <w:lang w:eastAsia="ja-JP"/>
          </w:rPr>
          <w:t xml:space="preserve">（EVを知る場合で、EVと指令をすべて知る入札との比。EVを知らない場合どうしでは3.5〜6.3%減）［実測、6 station・40組］</w:t>
        </w:r>
      </w:ins>
    </w:p>
    <w:p w14:paraId="43EE93B5" w14:textId="77777777" w:rsidR="000653BC" w:rsidRDefault="00000000">
      <w:pPr>
        <w:rPr>
          <w:lang w:eastAsia="ja-JP"/>
        </w:rPr>
      </w:pPr>
      <w:r>
        <w:rPr>
          <w:rFonts w:eastAsia="游ゴシック"/>
          <w:b/>
          <w:lang w:eastAsia="ja-JP"/>
        </w:rPr>
        <w:t>原因2：EVが分からない</w:t>
      </w:r>
      <w:r>
        <w:rPr>
          <w:lang w:eastAsia="ja-JP"/>
        </w:rPr>
        <w:t xml:space="preserve">　</w:t>
      </w:r>
      <w:ins w:id="9022" w:author="Claude" w:date="2026-10-13T04:50:59Z">
        <w:r>
          <w:rPr>
            <w:lang w:eastAsia="ja-JP"/>
          </w:rPr>
          <w:t xml:space="preserve">　入札26.8%減（指令を知る場合で、EVと指令をすべて知る入札との比。指令を知らない場合どうしでは27.8〜28.9%減）［実測、6 station・40組］</w:t>
        </w:r>
      </w:ins>
    </w:p>
    <w:p w14:paraId="32A55940" w14:textId="77777777" w:rsidR="009E46E0" w:rsidRPr="009E46E0" w:rsidRDefault="00000000">
      <w:pPr>
        <w:rPr>
          <w:color w:val="707070"/>
          <w:lang w:eastAsia="ja-JP"/>
        </w:rPr>
      </w:pPr>
      <w:r>
        <w:rPr>
          <w:rFonts w:eastAsia="游ゴシック"/>
          <w:b/>
          <w:lang w:eastAsia="ja-JP"/>
        </w:rPr>
        <w:t>原因3：</w:t>
      </w:r>
      <w:r>
        <w:rPr>
          <w:rFonts w:eastAsia="游ゴシック" w:hint="eastAsia"/>
          <w:b/>
          <w:lang w:eastAsia="ja-JP"/>
        </w:rPr>
        <w:t>リアルタイムでの制御が必要</w:t>
      </w:r>
      <w:r>
        <w:rPr>
          <w:lang w:eastAsia="ja-JP"/>
        </w:rPr>
        <w:t xml:space="preserve">　</w:t>
      </w:r>
    </w:p>
    <w:p w14:paraId="0C5DC591" w14:textId="77777777" w:rsidR="002C42A7" w:rsidRDefault="00000000">
      <w:pPr>
        <w:rPr>
          <w:rFonts w:eastAsia="游ゴシック"/>
          <w:b/>
          <w:lang w:eastAsia="ja-JP"/>
        </w:rPr>
      </w:pPr>
      <w:r>
        <w:rPr>
          <w:rFonts w:eastAsia="游ゴシック"/>
          <w:b/>
          <w:lang w:eastAsia="ja-JP"/>
        </w:rPr>
        <w:t>原因4：分散で</w:t>
      </w:r>
      <w:r>
        <w:rPr>
          <w:rFonts w:eastAsia="游ゴシック" w:hint="eastAsia"/>
          <w:b/>
          <w:lang w:eastAsia="ja-JP"/>
        </w:rPr>
        <w:t>の制御が必要</w:t>
      </w:r>
    </w:p>
    <w:p w14:paraId="047112F0" w14:textId="77777777" w:rsidR="000653BC" w:rsidRDefault="00000000">
      <w:pPr>
        <w:rPr>
          <w:lang w:eastAsia="ja-JP"/>
        </w:rPr>
      </w:pPr>
      <w:r>
        <w:rPr>
          <w:rFonts w:eastAsia="游ゴシック"/>
          <w:b/>
          <w:lang w:eastAsia="ja-JP"/>
        </w:rPr>
        <w:t>原因5：局所の目的と取り合う</w:t>
      </w:r>
      <w:r>
        <w:rPr>
          <w:lang w:eastAsia="ja-JP"/>
        </w:rPr>
        <w:t xml:space="preserve">　</w:t>
      </w:r>
    </w:p>
    <w:p w14:paraId="00F02AB4" w14:textId="77777777" w:rsidR="009754DE" w:rsidRDefault="009754DE">
      <w:pPr>
        <w:rPr>
          <w:lang w:eastAsia="ja-JP"/>
        </w:rPr>
      </w:pPr>
    </w:p>
    <w:p w14:paraId="18A2E0A2" w14:textId="77777777" w:rsidR="009754DE" w:rsidRDefault="009754DE">
      <w:pPr>
        <w:rPr>
          <w:lang w:eastAsia="ja-JP"/>
        </w:rPr>
      </w:pPr>
    </w:p>
    <w:p w14:paraId="3B9064E5" w14:textId="77777777" w:rsidR="000653BC" w:rsidRDefault="00000000">
      <w:pPr>
        <w:pStyle w:val="Heading3"/>
        <w:rPr>
          <w:lang w:eastAsia="ja-JP"/>
        </w:rPr>
      </w:pPr>
      <w:r>
        <w:rPr>
          <w:lang w:eastAsia="ja-JP"/>
        </w:rPr>
        <w:t xml:space="preserve">4.2.4　直した版の入札＋制御の性能</w:t>
      </w:r>
    </w:p>
    <w:p w14:paraId="2D7B7375" w14:textId="77777777" w:rsidR="00E64CD7" w:rsidRDefault="00000000">
      <w:pPr>
        <w:rPr>
          <w:lang w:eastAsia="ja-JP"/>
        </w:rPr>
      </w:pPr>
      <w:r>
        <w:rPr>
          <w:lang w:eastAsia="ja-JP"/>
        </w:rPr>
        <w:t>原因ごとに、入札と制御を次のように直す。</w:t>
      </w:r>
    </w:p>
    <w:p w14:paraId="74090B98" w14:textId="77777777" w:rsidR="00E64CD7" w:rsidRDefault="00000000">
      <w:pPr>
        <w:rPr>
          <w:lang w:eastAsia="ja-JP"/>
        </w:rPr>
      </w:pPr>
      <w:r>
        <w:rPr>
          <w:lang w:eastAsia="ja-JP"/>
        </w:rPr>
        <w:t>EVの実現</w:t>
      </w:r>
      <w:r>
        <w:rPr>
          <w:rFonts w:hint="eastAsia"/>
          <w:lang w:eastAsia="ja-JP"/>
        </w:rPr>
        <w:t>と指令の数の表のやつを見て、もっとも入札と未見通過率のコスパがいい通りを選んだ。</w:t>
      </w:r>
    </w:p>
    <w:p w14:paraId="1A0EB9FC" w14:textId="77777777" w:rsidR="00BC2780" w:rsidRDefault="00000000">
      <w:pPr>
        <w:rPr>
          <w:lang w:eastAsia="ja-JP"/>
        </w:rPr>
      </w:pPr>
      <w:r>
        <w:rPr>
          <w:lang w:eastAsia="ja-JP"/>
        </w:rPr>
        <w:t xml:space="preserve">最低入札量は、ABGの5分ごとの誤差の分位点から決める（原因4、分位点 q は未決）。</w:t>
      </w:r>
    </w:p>
    <w:p w14:paraId="4201C473" w14:textId="77777777" w:rsidR="00BC2780" w:rsidRDefault="00BC2780">
      <w:pPr>
        <w:rPr>
          <w:lang w:eastAsia="ja-JP"/>
        </w:rPr>
      </w:pPr>
      <w:r>
        <w:rPr>
          <w:rFonts w:hint="eastAsia"/>
          <w:lang w:eastAsia="ja-JP"/>
        </w:rPr>
        <w:t>基準値は跳ねないようにする</w:t>
      </w:r>
    </w:p>
    <w:p w14:paraId="58DA49B1" w14:textId="77777777" w:rsidR="000653BC" w:rsidRDefault="004919A2">
      <w:pPr>
        <w:rPr>
          <w:lang w:eastAsia="ja-JP"/>
        </w:rPr>
      </w:pPr>
      <w:r>
        <w:rPr>
          <w:rFonts w:hint="eastAsia"/>
          <w:lang w:eastAsia="ja-JP"/>
        </w:rPr>
        <w:t>どうしても</w:t>
      </w:r>
      <w:r>
        <w:rPr>
          <w:lang w:eastAsia="ja-JP"/>
        </w:rPr>
        <w:t>残る誤差は、連系点の蓄電池で埋める。</w:t>
      </w:r>
    </w:p>
    <w:p w14:paraId="4949E3F1" w14:textId="77777777" w:rsidR="00D62618" w:rsidRDefault="00D62618">
      <w:pPr>
        <w:rPr>
          <w:lang w:eastAsia="ja-JP"/>
        </w:rPr>
      </w:pPr>
    </w:p>
    <w:p w14:paraId="32BA69D2" w14:textId="77777777" w:rsidR="00D62618" w:rsidRPr="00862917" w:rsidRDefault="00D62618" w:rsidP="00D62618">
      <w:pPr>
        <w:rPr>
          <w:color w:val="EE0000"/>
          <w:lang w:eastAsia="ja-JP"/>
        </w:rPr>
      </w:pPr>
      <w:r>
        <w:rPr>
          <w:rFonts w:hint="eastAsia"/>
          <w:color w:val="EE0000"/>
          <w:lang w:eastAsia="ja-JP"/>
        </w:rPr>
        <w:lastRenderedPageBreak/>
        <w:t xml:space="preserve">　最終版の入札＋制御の成績とグラフ(6,20　指令の種類4種　で8グラフ)　及び同条件先行研究との比較　</w:t>
      </w:r>
    </w:p>
    <w:p w14:paraId="347A6BE4" w14:textId="77777777" w:rsidR="00B74A45" w:rsidRDefault="00B74A45" w:rsidP="00B74A45">
      <w:pPr>
        <w:rPr>
          <w:color w:val="000000" w:themeColor="text1"/>
          <w:lang w:eastAsia="ja-JP"/>
        </w:rPr>
      </w:pPr>
      <w:r>
        <w:rPr>
          <w:rFonts w:hint="eastAsia"/>
          <w:color w:val="000000" w:themeColor="text1"/>
          <w:lang w:eastAsia="ja-JP"/>
        </w:rPr>
        <w:t>・　最終版と最初のやり方の入札器との比較（入札器の改善がどれだけ効いたか。　ただ自分で自分と比較してるだけなのでいらんかも？）</w:t>
      </w:r>
    </w:p>
    <w:p w14:paraId="5789D20F" w14:textId="77777777" w:rsidR="00B74A45" w:rsidRPr="00ED6297" w:rsidRDefault="00B74A45" w:rsidP="00B74A45">
      <w:pPr>
        <w:rPr>
          <w:color w:val="000000" w:themeColor="text1"/>
          <w:lang w:eastAsia="ja-JP"/>
        </w:rPr>
      </w:pPr>
      <w:r>
        <w:rPr>
          <w:rFonts w:hint="eastAsia"/>
          <w:color w:val="000000" w:themeColor="text1"/>
          <w:lang w:eastAsia="ja-JP"/>
        </w:rPr>
        <w:t>・蓄電池の大きさと未見通過率の関係（これだけの未見通過率を市場側が許すなら、これくらいの蓄電池の大きさが必要になるみたいな。でもかなり頑張ってもこれなので、日本の需給調整市場の規則は難し過ぎる、みたいな議論のため？）</w:t>
      </w:r>
    </w:p>
    <w:p w14:paraId="5D4C672F" w14:textId="77777777" w:rsidR="00D62618" w:rsidRPr="00B74A45" w:rsidRDefault="00D62618">
      <w:pPr>
        <w:rPr>
          <w:lang w:eastAsia="ja-JP"/>
        </w:rPr>
      </w:pPr>
    </w:p>
    <w:sectPr w:rsidR="00D62618" w:rsidRPr="00B74A45"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游ゴシック">
    <w:altName w:val="Yu Gothic"/>
    <w:panose1 w:val="020B04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804588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D131C0C"/>
    <w:multiLevelType w:val="hybridMultilevel"/>
    <w:tmpl w:val="502277AE"/>
    <w:lvl w:ilvl="0" w:tplc="219475F8">
      <w:start w:val="4"/>
      <w:numFmt w:val="bullet"/>
      <w:lvlText w:val="・"/>
      <w:lvlJc w:val="left"/>
      <w:pPr>
        <w:ind w:left="360" w:hanging="360"/>
      </w:pPr>
      <w:rPr>
        <w:rFonts w:ascii="游明朝" w:eastAsia="游明朝" w:hAnsi="游明朝"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906841405">
    <w:abstractNumId w:val="8"/>
  </w:num>
  <w:num w:numId="2" w16cid:durableId="245771161">
    <w:abstractNumId w:val="6"/>
  </w:num>
  <w:num w:numId="3" w16cid:durableId="2131242037">
    <w:abstractNumId w:val="5"/>
  </w:num>
  <w:num w:numId="4" w16cid:durableId="548300178">
    <w:abstractNumId w:val="4"/>
  </w:num>
  <w:num w:numId="5" w16cid:durableId="1676347486">
    <w:abstractNumId w:val="7"/>
  </w:num>
  <w:num w:numId="6" w16cid:durableId="949429997">
    <w:abstractNumId w:val="3"/>
  </w:num>
  <w:num w:numId="7" w16cid:durableId="2061900505">
    <w:abstractNumId w:val="2"/>
  </w:num>
  <w:num w:numId="8" w16cid:durableId="930818723">
    <w:abstractNumId w:val="1"/>
  </w:num>
  <w:num w:numId="9" w16cid:durableId="323709196">
    <w:abstractNumId w:val="0"/>
  </w:num>
  <w:num w:numId="10" w16cid:durableId="3491895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90F"/>
    <w:rsid w:val="00034616"/>
    <w:rsid w:val="0004236E"/>
    <w:rsid w:val="0006063C"/>
    <w:rsid w:val="000653BC"/>
    <w:rsid w:val="0006553D"/>
    <w:rsid w:val="00066A1F"/>
    <w:rsid w:val="00067F9D"/>
    <w:rsid w:val="00085872"/>
    <w:rsid w:val="000A69C6"/>
    <w:rsid w:val="0015074B"/>
    <w:rsid w:val="00150F4B"/>
    <w:rsid w:val="00154331"/>
    <w:rsid w:val="001C4BC6"/>
    <w:rsid w:val="001C6A80"/>
    <w:rsid w:val="00211259"/>
    <w:rsid w:val="0021673C"/>
    <w:rsid w:val="00277D9F"/>
    <w:rsid w:val="0029639D"/>
    <w:rsid w:val="002C42A7"/>
    <w:rsid w:val="00324910"/>
    <w:rsid w:val="00326F90"/>
    <w:rsid w:val="00336502"/>
    <w:rsid w:val="003834F9"/>
    <w:rsid w:val="00386D90"/>
    <w:rsid w:val="004167CC"/>
    <w:rsid w:val="0043256A"/>
    <w:rsid w:val="0043318F"/>
    <w:rsid w:val="004423D7"/>
    <w:rsid w:val="00447D6D"/>
    <w:rsid w:val="004659C7"/>
    <w:rsid w:val="00471FDA"/>
    <w:rsid w:val="004919A2"/>
    <w:rsid w:val="004E3EDF"/>
    <w:rsid w:val="004E4A90"/>
    <w:rsid w:val="004E51C1"/>
    <w:rsid w:val="00574B53"/>
    <w:rsid w:val="00585A04"/>
    <w:rsid w:val="005A2FC1"/>
    <w:rsid w:val="005D2943"/>
    <w:rsid w:val="005D5537"/>
    <w:rsid w:val="006064C3"/>
    <w:rsid w:val="00620F77"/>
    <w:rsid w:val="006640C1"/>
    <w:rsid w:val="006773A5"/>
    <w:rsid w:val="00686B73"/>
    <w:rsid w:val="006A2CF5"/>
    <w:rsid w:val="006A3832"/>
    <w:rsid w:val="006D1C13"/>
    <w:rsid w:val="006E6C71"/>
    <w:rsid w:val="006F09E2"/>
    <w:rsid w:val="006F7938"/>
    <w:rsid w:val="00723E4B"/>
    <w:rsid w:val="00727A5E"/>
    <w:rsid w:val="00751BDB"/>
    <w:rsid w:val="00762E2C"/>
    <w:rsid w:val="007677FF"/>
    <w:rsid w:val="007D1F45"/>
    <w:rsid w:val="00811E71"/>
    <w:rsid w:val="00826914"/>
    <w:rsid w:val="00862917"/>
    <w:rsid w:val="008A47E4"/>
    <w:rsid w:val="008A58F9"/>
    <w:rsid w:val="008B73A1"/>
    <w:rsid w:val="008C36D2"/>
    <w:rsid w:val="008E1C8A"/>
    <w:rsid w:val="0090011D"/>
    <w:rsid w:val="009034DF"/>
    <w:rsid w:val="0092162C"/>
    <w:rsid w:val="00927C39"/>
    <w:rsid w:val="00967153"/>
    <w:rsid w:val="009754DE"/>
    <w:rsid w:val="00976352"/>
    <w:rsid w:val="00991ED8"/>
    <w:rsid w:val="009A03E2"/>
    <w:rsid w:val="009B175A"/>
    <w:rsid w:val="009C5777"/>
    <w:rsid w:val="009E28E0"/>
    <w:rsid w:val="009E2ACB"/>
    <w:rsid w:val="009E46E0"/>
    <w:rsid w:val="00A12105"/>
    <w:rsid w:val="00A56A59"/>
    <w:rsid w:val="00A60702"/>
    <w:rsid w:val="00A8638B"/>
    <w:rsid w:val="00A9715F"/>
    <w:rsid w:val="00AA1D8D"/>
    <w:rsid w:val="00AC07B3"/>
    <w:rsid w:val="00AF6466"/>
    <w:rsid w:val="00B12E84"/>
    <w:rsid w:val="00B22259"/>
    <w:rsid w:val="00B2358C"/>
    <w:rsid w:val="00B26C99"/>
    <w:rsid w:val="00B368FF"/>
    <w:rsid w:val="00B47730"/>
    <w:rsid w:val="00B6088B"/>
    <w:rsid w:val="00B61DCB"/>
    <w:rsid w:val="00B74A45"/>
    <w:rsid w:val="00B84551"/>
    <w:rsid w:val="00BC2780"/>
    <w:rsid w:val="00BD6CC7"/>
    <w:rsid w:val="00BE1862"/>
    <w:rsid w:val="00BF3E6D"/>
    <w:rsid w:val="00CB0664"/>
    <w:rsid w:val="00CB7581"/>
    <w:rsid w:val="00CB7AB6"/>
    <w:rsid w:val="00CC6378"/>
    <w:rsid w:val="00D31461"/>
    <w:rsid w:val="00D342C9"/>
    <w:rsid w:val="00D62618"/>
    <w:rsid w:val="00D71658"/>
    <w:rsid w:val="00D75F9C"/>
    <w:rsid w:val="00DC4E8C"/>
    <w:rsid w:val="00E01C25"/>
    <w:rsid w:val="00E224B8"/>
    <w:rsid w:val="00E62DAC"/>
    <w:rsid w:val="00E644B2"/>
    <w:rsid w:val="00E64CD7"/>
    <w:rsid w:val="00E7418D"/>
    <w:rsid w:val="00EA443B"/>
    <w:rsid w:val="00EA74A4"/>
    <w:rsid w:val="00ED6297"/>
    <w:rsid w:val="00EE3186"/>
    <w:rsid w:val="00F155B3"/>
    <w:rsid w:val="00F33796"/>
    <w:rsid w:val="00F41FB8"/>
    <w:rsid w:val="00F54E6F"/>
    <w:rsid w:val="00F87C87"/>
    <w:rsid w:val="00FB47EC"/>
    <w:rsid w:val="00FC693F"/>
    <w:rsid w:val="00FF4B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69DE280"/>
  <w14:defaultImageDpi w14:val="300"/>
  <w15:docId w15:val="{6AF7F339-DE65-45A5-81DC-1DE5D7CDF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A45"/>
    <w:pPr>
      <w:spacing w:after="60"/>
    </w:pPr>
    <w:rPr>
      <w:rFonts w:ascii="Times New Roman" w:eastAsia="游明朝" w:hAnsi="Times New Roman" w:cs="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8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游ゴシック" w:eastAsia="游ゴシック" w:hAnsi="游ゴシック" w:cs="游ゴシック"/>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E1C8A"/>
    <w:rPr>
      <w:color w:val="0000FF" w:themeColor="hyperlink"/>
      <w:u w:val="single"/>
    </w:rPr>
  </w:style>
  <w:style w:type="character" w:styleId="UnresolvedMention">
    <w:name w:val="Unresolved Mention"/>
    <w:basedOn w:val="DefaultParagraphFont"/>
    <w:uiPriority w:val="99"/>
    <w:semiHidden/>
    <w:unhideWhenUsed/>
    <w:rsid w:val="008E1C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6229136" TargetMode="External"/><Relationship Id="rId3" Type="http://schemas.openxmlformats.org/officeDocument/2006/relationships/styles" Target="styles.xml"/><Relationship Id="rId7" Type="http://schemas.openxmlformats.org/officeDocument/2006/relationships/hyperlink" Target="https://papers.ssrn.com/sol3/papers.cfm?abstract_id=622913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iencedirect.com/science/article/abs/pii/S0378779624004413?via%3Dihub"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6</Pages>
  <Words>871</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林 弘辰</cp:lastModifiedBy>
  <cp:revision>114</cp:revision>
  <dcterms:created xsi:type="dcterms:W3CDTF">2013-12-23T23:15:00Z</dcterms:created>
  <dcterms:modified xsi:type="dcterms:W3CDTF">2026-10-13T04:46:00Z</dcterms:modified>
  <cp:category/>
</cp:coreProperties>
</file>